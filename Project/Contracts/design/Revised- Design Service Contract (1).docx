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00D34" w:rsidRDefault="00D36466">
      <w:pPr>
        <w:pBdr>
          <w:top w:val="nil"/>
          <w:left w:val="nil"/>
          <w:bottom w:val="nil"/>
          <w:right w:val="nil"/>
          <w:between w:val="nil"/>
        </w:pBdr>
        <w:rPr>
          <w:rFonts w:ascii="Arial" w:eastAsia="Arial" w:hAnsi="Arial" w:cs="Arial"/>
          <w:b/>
          <w:color w:val="000000"/>
          <w:sz w:val="36"/>
          <w:szCs w:val="36"/>
        </w:rPr>
      </w:pPr>
      <w:r>
        <w:rPr>
          <w:rFonts w:ascii="Arial" w:eastAsia="Arial" w:hAnsi="Arial" w:cs="Arial"/>
          <w:b/>
          <w:color w:val="000000"/>
          <w:sz w:val="36"/>
          <w:szCs w:val="36"/>
        </w:rPr>
        <w:t>Design Services Contract</w:t>
      </w:r>
    </w:p>
    <w:p w14:paraId="00000002" w14:textId="77777777" w:rsidR="00800D34" w:rsidRDefault="00D36466">
      <w:pPr>
        <w:pBdr>
          <w:top w:val="nil"/>
          <w:left w:val="nil"/>
          <w:bottom w:val="nil"/>
          <w:right w:val="nil"/>
          <w:between w:val="nil"/>
        </w:pBdr>
        <w:rPr>
          <w:rFonts w:ascii="Arial" w:eastAsia="Arial" w:hAnsi="Arial" w:cs="Arial"/>
          <w:color w:val="0000FF"/>
          <w:sz w:val="22"/>
          <w:szCs w:val="22"/>
        </w:rPr>
      </w:pPr>
      <w:r>
        <w:rPr>
          <w:rFonts w:ascii="Arial" w:eastAsia="Arial" w:hAnsi="Arial" w:cs="Arial"/>
          <w:color w:val="000000"/>
          <w:sz w:val="22"/>
          <w:szCs w:val="22"/>
        </w:rPr>
        <w:t>This Agreement, Made as of</w:t>
      </w:r>
      <w:r>
        <w:rPr>
          <w:rFonts w:ascii="Arial" w:eastAsia="Arial" w:hAnsi="Arial" w:cs="Arial"/>
          <w:sz w:val="22"/>
          <w:szCs w:val="22"/>
        </w:rPr>
        <w:t xml:space="preserve"> the thirteenth day of January</w:t>
      </w:r>
      <w:r>
        <w:rPr>
          <w:rFonts w:ascii="Arial" w:eastAsia="Arial" w:hAnsi="Arial" w:cs="Arial"/>
          <w:color w:val="0000FF"/>
          <w:sz w:val="22"/>
          <w:szCs w:val="22"/>
        </w:rPr>
        <w:t>,</w:t>
      </w:r>
      <w:r>
        <w:rPr>
          <w:rFonts w:ascii="Arial" w:eastAsia="Arial" w:hAnsi="Arial" w:cs="Arial"/>
          <w:color w:val="000000"/>
          <w:sz w:val="22"/>
          <w:szCs w:val="22"/>
        </w:rPr>
        <w:t xml:space="preserve"> In the Year </w:t>
      </w:r>
      <w:r>
        <w:rPr>
          <w:rFonts w:ascii="Arial" w:eastAsia="Arial" w:hAnsi="Arial" w:cs="Arial"/>
          <w:sz w:val="22"/>
          <w:szCs w:val="22"/>
        </w:rPr>
        <w:t>twenty twenty-five</w:t>
      </w:r>
      <w:r>
        <w:rPr>
          <w:rFonts w:ascii="Arial" w:eastAsia="Arial" w:hAnsi="Arial" w:cs="Arial"/>
          <w:color w:val="0000FF"/>
          <w:sz w:val="22"/>
          <w:szCs w:val="22"/>
        </w:rPr>
        <w:t>,</w:t>
      </w:r>
    </w:p>
    <w:p w14:paraId="00000003" w14:textId="77777777" w:rsidR="00800D34" w:rsidRDefault="00800D34">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eastAsia="Arial" w:hAnsi="Arial" w:cs="Arial"/>
          <w:color w:val="0000FF"/>
          <w:sz w:val="22"/>
          <w:szCs w:val="22"/>
        </w:rPr>
      </w:pPr>
    </w:p>
    <w:p w14:paraId="00000004" w14:textId="77777777" w:rsidR="00800D34" w:rsidRDefault="00D36466">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Between the Owner:</w:t>
      </w:r>
      <w:r>
        <w:rPr>
          <w:rFonts w:ascii="Arial" w:eastAsia="Arial" w:hAnsi="Arial" w:cs="Arial"/>
          <w:color w:val="000000"/>
          <w:sz w:val="22"/>
          <w:szCs w:val="22"/>
        </w:rPr>
        <w:tab/>
      </w:r>
      <w:r>
        <w:rPr>
          <w:rFonts w:ascii="Arial" w:eastAsia="Arial" w:hAnsi="Arial" w:cs="Arial"/>
          <w:color w:val="000000"/>
          <w:sz w:val="22"/>
          <w:szCs w:val="22"/>
        </w:rPr>
        <w:tab/>
      </w:r>
    </w:p>
    <w:p w14:paraId="386D23CE" w14:textId="1F8EC90D" w:rsidR="008231C8" w:rsidRDefault="008231C8">
      <w:pPr>
        <w:pBdr>
          <w:top w:val="nil"/>
          <w:left w:val="nil"/>
          <w:bottom w:val="nil"/>
          <w:right w:val="nil"/>
          <w:between w:val="nil"/>
        </w:pBdr>
        <w:ind w:left="2880"/>
        <w:rPr>
          <w:rFonts w:ascii="Lato" w:hAnsi="Lato"/>
          <w:color w:val="333333"/>
          <w:sz w:val="21"/>
          <w:szCs w:val="21"/>
          <w:shd w:val="clear" w:color="auto" w:fill="FFFFFF"/>
        </w:rPr>
      </w:pPr>
      <w:r>
        <w:rPr>
          <w:rFonts w:ascii="Lato" w:hAnsi="Lato"/>
          <w:color w:val="333333"/>
          <w:sz w:val="21"/>
          <w:szCs w:val="21"/>
          <w:shd w:val="clear" w:color="auto" w:fill="FFFFFF"/>
        </w:rPr>
        <w:t>ARJR KANARRAVILLE HOLDINGS, LLC</w:t>
      </w:r>
    </w:p>
    <w:p w14:paraId="755BAC70" w14:textId="75828422" w:rsidR="008231C8" w:rsidRDefault="008231C8">
      <w:pPr>
        <w:pBdr>
          <w:top w:val="nil"/>
          <w:left w:val="nil"/>
          <w:bottom w:val="nil"/>
          <w:right w:val="nil"/>
          <w:between w:val="nil"/>
        </w:pBdr>
        <w:ind w:left="2880"/>
        <w:rPr>
          <w:rFonts w:ascii="Lato" w:hAnsi="Lato"/>
          <w:color w:val="333333"/>
          <w:sz w:val="21"/>
          <w:szCs w:val="21"/>
          <w:shd w:val="clear" w:color="auto" w:fill="FFFFFF"/>
        </w:rPr>
      </w:pPr>
      <w:r>
        <w:rPr>
          <w:rFonts w:ascii="Lato" w:hAnsi="Lato"/>
          <w:color w:val="333333"/>
          <w:sz w:val="21"/>
          <w:szCs w:val="21"/>
          <w:shd w:val="clear" w:color="auto" w:fill="FFFFFF"/>
        </w:rPr>
        <w:t>7533 S Center View Ct</w:t>
      </w:r>
    </w:p>
    <w:p w14:paraId="06DEA766" w14:textId="6635FA55" w:rsidR="008231C8" w:rsidRDefault="008575E7">
      <w:pPr>
        <w:pBdr>
          <w:top w:val="nil"/>
          <w:left w:val="nil"/>
          <w:bottom w:val="nil"/>
          <w:right w:val="nil"/>
          <w:between w:val="nil"/>
        </w:pBdr>
        <w:ind w:left="2880"/>
        <w:rPr>
          <w:rFonts w:ascii="Lato" w:hAnsi="Lato"/>
          <w:color w:val="333333"/>
          <w:sz w:val="21"/>
          <w:szCs w:val="21"/>
          <w:shd w:val="clear" w:color="auto" w:fill="FFFFFF"/>
        </w:rPr>
      </w:pPr>
      <w:r>
        <w:rPr>
          <w:rFonts w:ascii="Lato" w:hAnsi="Lato"/>
          <w:color w:val="333333"/>
          <w:sz w:val="21"/>
          <w:szCs w:val="21"/>
          <w:shd w:val="clear" w:color="auto" w:fill="FFFFFF"/>
        </w:rPr>
        <w:t>West Jordan, UT, 84084</w:t>
      </w:r>
    </w:p>
    <w:p w14:paraId="0681B310" w14:textId="77777777" w:rsidR="008575E7" w:rsidRDefault="008575E7">
      <w:pPr>
        <w:pBdr>
          <w:top w:val="nil"/>
          <w:left w:val="nil"/>
          <w:bottom w:val="nil"/>
          <w:right w:val="nil"/>
          <w:between w:val="nil"/>
        </w:pBdr>
        <w:ind w:left="2880"/>
        <w:rPr>
          <w:rFonts w:ascii="Arial" w:eastAsia="Arial" w:hAnsi="Arial" w:cs="Arial"/>
          <w:b/>
          <w:color w:val="0000FF"/>
          <w:sz w:val="22"/>
          <w:szCs w:val="22"/>
        </w:rPr>
      </w:pPr>
    </w:p>
    <w:p w14:paraId="00000007" w14:textId="15EF8B49" w:rsidR="00800D34" w:rsidRPr="00885BF5" w:rsidRDefault="008575E7">
      <w:pPr>
        <w:widowControl w:val="0"/>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eastAsia="Arial" w:hAnsi="Arial" w:cs="Arial"/>
          <w:bCs/>
          <w:color w:val="0000FF"/>
          <w:sz w:val="22"/>
          <w:szCs w:val="22"/>
        </w:rPr>
      </w:pPr>
      <w:r>
        <w:rPr>
          <w:rFonts w:ascii="Arial" w:eastAsia="Arial" w:hAnsi="Arial" w:cs="Arial"/>
          <w:b/>
          <w:color w:val="0000FF"/>
          <w:sz w:val="22"/>
          <w:szCs w:val="22"/>
        </w:rPr>
        <w:tab/>
      </w:r>
      <w:r>
        <w:rPr>
          <w:rFonts w:ascii="Arial" w:eastAsia="Arial" w:hAnsi="Arial" w:cs="Arial"/>
          <w:b/>
          <w:color w:val="0000FF"/>
          <w:sz w:val="22"/>
          <w:szCs w:val="22"/>
        </w:rPr>
        <w:tab/>
      </w:r>
      <w:r>
        <w:rPr>
          <w:rFonts w:ascii="Arial" w:eastAsia="Arial" w:hAnsi="Arial" w:cs="Arial"/>
          <w:b/>
          <w:color w:val="0000FF"/>
          <w:sz w:val="22"/>
          <w:szCs w:val="22"/>
        </w:rPr>
        <w:tab/>
      </w:r>
      <w:r>
        <w:rPr>
          <w:rFonts w:ascii="Arial" w:eastAsia="Arial" w:hAnsi="Arial" w:cs="Arial"/>
          <w:b/>
          <w:color w:val="0000FF"/>
          <w:sz w:val="22"/>
          <w:szCs w:val="22"/>
        </w:rPr>
        <w:tab/>
      </w:r>
      <w:r w:rsidRPr="00885BF5">
        <w:rPr>
          <w:rFonts w:ascii="Arial" w:eastAsia="Arial" w:hAnsi="Arial" w:cs="Arial"/>
          <w:bCs/>
          <w:color w:val="0000FF"/>
          <w:sz w:val="22"/>
          <w:szCs w:val="22"/>
        </w:rPr>
        <w:t>786-423-2777</w:t>
      </w:r>
    </w:p>
    <w:p w14:paraId="00000008" w14:textId="77777777" w:rsidR="00800D34" w:rsidRDefault="00D36466">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And </w:t>
      </w:r>
      <w:r>
        <w:rPr>
          <w:rFonts w:ascii="Arial" w:eastAsia="Arial" w:hAnsi="Arial" w:cs="Arial"/>
          <w:sz w:val="22"/>
          <w:szCs w:val="22"/>
        </w:rPr>
        <w:t xml:space="preserve">RAC </w:t>
      </w:r>
      <w:r>
        <w:rPr>
          <w:rFonts w:ascii="Arial" w:eastAsia="Arial" w:hAnsi="Arial" w:cs="Arial"/>
          <w:sz w:val="22"/>
          <w:szCs w:val="22"/>
        </w:rPr>
        <w:t>Development</w:t>
      </w:r>
      <w:r>
        <w:rPr>
          <w:rFonts w:ascii="Arial" w:eastAsia="Arial" w:hAnsi="Arial" w:cs="Arial"/>
          <w:color w:val="000000"/>
          <w:sz w:val="22"/>
          <w:szCs w:val="22"/>
        </w:rPr>
        <w:t>:</w:t>
      </w:r>
      <w:r>
        <w:rPr>
          <w:rFonts w:ascii="Arial" w:eastAsia="Arial" w:hAnsi="Arial" w:cs="Arial"/>
          <w:color w:val="000000"/>
          <w:sz w:val="22"/>
          <w:szCs w:val="22"/>
        </w:rPr>
        <w:tab/>
      </w:r>
    </w:p>
    <w:p w14:paraId="00000009" w14:textId="77777777" w:rsidR="00800D34" w:rsidRDefault="00D36466">
      <w:pPr>
        <w:pBdr>
          <w:top w:val="nil"/>
          <w:left w:val="nil"/>
          <w:bottom w:val="nil"/>
          <w:right w:val="nil"/>
          <w:between w:val="nil"/>
        </w:pBdr>
        <w:ind w:left="2160" w:firstLine="720"/>
        <w:rPr>
          <w:rFonts w:ascii="Arial" w:eastAsia="Arial" w:hAnsi="Arial" w:cs="Arial"/>
          <w:b/>
          <w:color w:val="0000FF"/>
          <w:sz w:val="22"/>
          <w:szCs w:val="22"/>
        </w:rPr>
      </w:pPr>
      <w:r>
        <w:rPr>
          <w:rFonts w:ascii="Arial" w:eastAsia="Arial" w:hAnsi="Arial" w:cs="Arial"/>
          <w:b/>
          <w:color w:val="0000FF"/>
          <w:sz w:val="22"/>
          <w:szCs w:val="22"/>
        </w:rPr>
        <w:t>RAC Development</w:t>
      </w:r>
    </w:p>
    <w:p w14:paraId="0000000A" w14:textId="77777777" w:rsidR="00800D34" w:rsidRDefault="00D36466">
      <w:pPr>
        <w:pBdr>
          <w:top w:val="nil"/>
          <w:left w:val="nil"/>
          <w:bottom w:val="nil"/>
          <w:right w:val="nil"/>
          <w:between w:val="nil"/>
        </w:pBdr>
        <w:ind w:left="2160" w:firstLine="720"/>
        <w:rPr>
          <w:rFonts w:ascii="Arial" w:eastAsia="Arial" w:hAnsi="Arial" w:cs="Arial"/>
          <w:b/>
          <w:color w:val="0000FF"/>
          <w:sz w:val="22"/>
          <w:szCs w:val="22"/>
        </w:rPr>
      </w:pPr>
      <w:r>
        <w:rPr>
          <w:rFonts w:ascii="Arial" w:eastAsia="Arial" w:hAnsi="Arial" w:cs="Arial"/>
          <w:b/>
          <w:color w:val="0000FF"/>
          <w:sz w:val="22"/>
          <w:szCs w:val="22"/>
        </w:rPr>
        <w:t>1267 N 1390 W St. George Ut 84770</w:t>
      </w:r>
    </w:p>
    <w:p w14:paraId="0000000B" w14:textId="77777777" w:rsidR="00800D34" w:rsidRDefault="00D36466">
      <w:pPr>
        <w:pBdr>
          <w:top w:val="nil"/>
          <w:left w:val="nil"/>
          <w:bottom w:val="nil"/>
          <w:right w:val="nil"/>
          <w:between w:val="nil"/>
        </w:pBdr>
        <w:ind w:left="2160" w:firstLine="720"/>
        <w:rPr>
          <w:rFonts w:ascii="Arial" w:eastAsia="Arial" w:hAnsi="Arial" w:cs="Arial"/>
          <w:b/>
          <w:color w:val="0000FF"/>
          <w:sz w:val="22"/>
          <w:szCs w:val="22"/>
        </w:rPr>
      </w:pPr>
      <w:r>
        <w:rPr>
          <w:rFonts w:ascii="Arial" w:eastAsia="Arial" w:hAnsi="Arial" w:cs="Arial"/>
          <w:b/>
          <w:color w:val="0000FF"/>
          <w:sz w:val="22"/>
          <w:szCs w:val="22"/>
        </w:rPr>
        <w:t>UT 5972780-5501 B-100 E-100</w:t>
      </w:r>
    </w:p>
    <w:p w14:paraId="0000000C" w14:textId="77777777" w:rsidR="00800D34" w:rsidRDefault="00D36466">
      <w:pPr>
        <w:pBdr>
          <w:top w:val="nil"/>
          <w:left w:val="nil"/>
          <w:bottom w:val="nil"/>
          <w:right w:val="nil"/>
          <w:between w:val="nil"/>
        </w:pBdr>
        <w:ind w:left="2160" w:firstLine="720"/>
        <w:rPr>
          <w:rFonts w:ascii="Arial" w:eastAsia="Arial" w:hAnsi="Arial" w:cs="Arial"/>
          <w:b/>
          <w:color w:val="0000FF"/>
          <w:sz w:val="22"/>
          <w:szCs w:val="22"/>
        </w:rPr>
      </w:pPr>
      <w:r>
        <w:rPr>
          <w:rFonts w:ascii="Arial" w:eastAsia="Arial" w:hAnsi="Arial" w:cs="Arial"/>
          <w:b/>
          <w:color w:val="0000FF"/>
          <w:sz w:val="22"/>
          <w:szCs w:val="22"/>
        </w:rPr>
        <w:t>435-229- 7360</w:t>
      </w:r>
    </w:p>
    <w:p w14:paraId="0000000D" w14:textId="77777777" w:rsidR="00800D34" w:rsidRDefault="00D36466">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For the Project:</w:t>
      </w: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r>
    </w:p>
    <w:p w14:paraId="0000000E" w14:textId="77777777" w:rsidR="00800D34" w:rsidRDefault="00D36466">
      <w:pPr>
        <w:pBdr>
          <w:top w:val="nil"/>
          <w:left w:val="nil"/>
          <w:bottom w:val="nil"/>
          <w:right w:val="nil"/>
          <w:between w:val="nil"/>
        </w:pBdr>
        <w:ind w:left="2160" w:firstLine="720"/>
        <w:rPr>
          <w:rFonts w:ascii="Arial" w:eastAsia="Arial" w:hAnsi="Arial" w:cs="Arial"/>
          <w:b/>
          <w:color w:val="0000FF"/>
          <w:sz w:val="22"/>
          <w:szCs w:val="22"/>
        </w:rPr>
      </w:pPr>
      <w:r>
        <w:rPr>
          <w:rFonts w:ascii="Arial" w:eastAsia="Arial" w:hAnsi="Arial" w:cs="Arial"/>
          <w:b/>
          <w:color w:val="0000FF"/>
          <w:sz w:val="22"/>
          <w:szCs w:val="22"/>
        </w:rPr>
        <w:t>Oak Valley Estates Lot 5</w:t>
      </w:r>
    </w:p>
    <w:p w14:paraId="0000000F" w14:textId="77777777" w:rsidR="00800D34" w:rsidRDefault="00D36466">
      <w:pPr>
        <w:pBdr>
          <w:top w:val="nil"/>
          <w:left w:val="nil"/>
          <w:bottom w:val="nil"/>
          <w:right w:val="nil"/>
          <w:between w:val="nil"/>
        </w:pBdr>
        <w:ind w:left="2160" w:firstLine="720"/>
        <w:rPr>
          <w:rFonts w:ascii="Arial" w:eastAsia="Arial" w:hAnsi="Arial" w:cs="Arial"/>
          <w:b/>
          <w:color w:val="0000FF"/>
          <w:sz w:val="22"/>
          <w:szCs w:val="22"/>
        </w:rPr>
      </w:pPr>
      <w:r>
        <w:rPr>
          <w:rFonts w:ascii="Arial" w:eastAsia="Arial" w:hAnsi="Arial" w:cs="Arial"/>
          <w:b/>
          <w:color w:val="0000FF"/>
          <w:sz w:val="22"/>
          <w:szCs w:val="22"/>
        </w:rPr>
        <w:t xml:space="preserve">Liberty Ln. </w:t>
      </w:r>
      <w:proofErr w:type="spellStart"/>
      <w:r>
        <w:rPr>
          <w:rFonts w:ascii="Arial" w:eastAsia="Arial" w:hAnsi="Arial" w:cs="Arial"/>
          <w:b/>
          <w:color w:val="0000FF"/>
          <w:sz w:val="22"/>
          <w:szCs w:val="22"/>
        </w:rPr>
        <w:t>Kanarrville</w:t>
      </w:r>
      <w:proofErr w:type="spellEnd"/>
      <w:r>
        <w:rPr>
          <w:rFonts w:ascii="Arial" w:eastAsia="Arial" w:hAnsi="Arial" w:cs="Arial"/>
          <w:b/>
          <w:color w:val="0000FF"/>
          <w:sz w:val="22"/>
          <w:szCs w:val="22"/>
        </w:rPr>
        <w:t xml:space="preserve"> UT 84742</w:t>
      </w:r>
    </w:p>
    <w:p w14:paraId="00000010" w14:textId="77777777" w:rsidR="00800D34" w:rsidRDefault="00D36466">
      <w:pPr>
        <w:pBdr>
          <w:top w:val="nil"/>
          <w:left w:val="nil"/>
          <w:bottom w:val="nil"/>
          <w:right w:val="nil"/>
          <w:between w:val="nil"/>
        </w:pBdr>
        <w:ind w:left="2160" w:firstLine="720"/>
        <w:rPr>
          <w:rFonts w:ascii="Arial" w:eastAsia="Arial" w:hAnsi="Arial" w:cs="Arial"/>
          <w:b/>
          <w:color w:val="0000FF"/>
          <w:sz w:val="22"/>
          <w:szCs w:val="22"/>
        </w:rPr>
      </w:pPr>
      <w:r>
        <w:rPr>
          <w:rFonts w:ascii="Arial" w:eastAsia="Arial" w:hAnsi="Arial" w:cs="Arial"/>
          <w:b/>
          <w:color w:val="0000FF"/>
          <w:sz w:val="22"/>
          <w:szCs w:val="22"/>
        </w:rPr>
        <w:t>Compound Phase 1</w:t>
      </w:r>
    </w:p>
    <w:p w14:paraId="00000011" w14:textId="77777777" w:rsidR="00800D34" w:rsidRDefault="00800D34">
      <w:pPr>
        <w:pBdr>
          <w:top w:val="nil"/>
          <w:left w:val="nil"/>
          <w:bottom w:val="nil"/>
          <w:right w:val="nil"/>
          <w:between w:val="nil"/>
        </w:pBdr>
        <w:ind w:right="-360"/>
        <w:rPr>
          <w:rFonts w:ascii="Arial" w:eastAsia="Arial" w:hAnsi="Arial" w:cs="Arial"/>
          <w:b/>
          <w:color w:val="0000FF"/>
          <w:sz w:val="22"/>
          <w:szCs w:val="22"/>
        </w:rPr>
      </w:pPr>
    </w:p>
    <w:p w14:paraId="00000013" w14:textId="4D622CED" w:rsidR="00800D34" w:rsidRPr="00B4686F" w:rsidRDefault="00D36466" w:rsidP="00885BF5">
      <w:pPr>
        <w:numPr>
          <w:ilvl w:val="0"/>
          <w:numId w:val="1"/>
        </w:numPr>
        <w:pBdr>
          <w:top w:val="nil"/>
          <w:left w:val="nil"/>
          <w:bottom w:val="nil"/>
          <w:right w:val="nil"/>
          <w:between w:val="nil"/>
        </w:pBdr>
        <w:spacing w:after="240"/>
        <w:ind w:hanging="720"/>
        <w:rPr>
          <w:rFonts w:ascii="Arial" w:eastAsia="Arial" w:hAnsi="Arial" w:cs="Arial"/>
          <w:b/>
          <w:color w:val="000000"/>
        </w:rPr>
      </w:pPr>
      <w:r>
        <w:rPr>
          <w:rFonts w:ascii="Arial" w:eastAsia="Arial" w:hAnsi="Arial" w:cs="Arial"/>
          <w:b/>
          <w:color w:val="000000"/>
        </w:rPr>
        <w:t>Schematic Design</w:t>
      </w:r>
    </w:p>
    <w:p w14:paraId="00000014" w14:textId="1D6D1858" w:rsidR="00800D34" w:rsidRDefault="00D36466">
      <w:pPr>
        <w:keepLines/>
        <w:numPr>
          <w:ilvl w:val="1"/>
          <w:numId w:val="1"/>
        </w:numPr>
        <w:pBdr>
          <w:top w:val="nil"/>
          <w:left w:val="nil"/>
          <w:bottom w:val="nil"/>
          <w:right w:val="nil"/>
          <w:between w:val="nil"/>
        </w:pBdr>
        <w:spacing w:after="240"/>
        <w:ind w:hanging="720"/>
      </w:pPr>
      <w:r>
        <w:rPr>
          <w:rFonts w:ascii="Arial" w:eastAsia="Arial" w:hAnsi="Arial" w:cs="Arial"/>
          <w:color w:val="000000"/>
          <w:sz w:val="22"/>
          <w:szCs w:val="22"/>
        </w:rPr>
        <w:t xml:space="preserve">The Schematic Design phase </w:t>
      </w:r>
      <w:r>
        <w:rPr>
          <w:rFonts w:ascii="Arial" w:eastAsia="Arial" w:hAnsi="Arial" w:cs="Arial"/>
          <w:sz w:val="22"/>
          <w:szCs w:val="22"/>
        </w:rPr>
        <w:t xml:space="preserve">begins with an Initial Meeting. During this meeting, </w:t>
      </w:r>
      <w:r>
        <w:rPr>
          <w:rFonts w:ascii="Arial" w:eastAsia="Arial" w:hAnsi="Arial" w:cs="Arial"/>
          <w:color w:val="0000FF"/>
          <w:sz w:val="22"/>
          <w:szCs w:val="22"/>
        </w:rPr>
        <w:t>RAC Development</w:t>
      </w:r>
      <w:r>
        <w:rPr>
          <w:rFonts w:ascii="Arial" w:eastAsia="Arial" w:hAnsi="Arial" w:cs="Arial"/>
          <w:sz w:val="22"/>
          <w:szCs w:val="22"/>
        </w:rPr>
        <w:t xml:space="preserve"> and the owner discussed</w:t>
      </w:r>
      <w:r>
        <w:rPr>
          <w:rFonts w:ascii="Arial" w:eastAsia="Arial" w:hAnsi="Arial" w:cs="Arial"/>
          <w:color w:val="000000"/>
          <w:sz w:val="22"/>
          <w:szCs w:val="22"/>
        </w:rPr>
        <w:t xml:space="preserve"> the programmatic requirements and basic design parameters for the project.</w:t>
      </w:r>
      <w:r w:rsidR="00077EF7">
        <w:rPr>
          <w:rFonts w:ascii="Arial" w:eastAsia="Arial" w:hAnsi="Arial" w:cs="Arial"/>
          <w:color w:val="000000"/>
          <w:sz w:val="22"/>
          <w:szCs w:val="22"/>
        </w:rPr>
        <w:t xml:space="preserve"> Additional meetings are conducted during the Design Development Phase in accordance </w:t>
      </w:r>
      <w:proofErr w:type="gramStart"/>
      <w:r w:rsidR="00077EF7">
        <w:rPr>
          <w:rFonts w:ascii="Arial" w:eastAsia="Arial" w:hAnsi="Arial" w:cs="Arial"/>
          <w:color w:val="000000"/>
          <w:sz w:val="22"/>
          <w:szCs w:val="22"/>
        </w:rPr>
        <w:t>to</w:t>
      </w:r>
      <w:proofErr w:type="gramEnd"/>
      <w:r w:rsidR="00077EF7">
        <w:rPr>
          <w:rFonts w:ascii="Arial" w:eastAsia="Arial" w:hAnsi="Arial" w:cs="Arial"/>
          <w:color w:val="000000"/>
          <w:sz w:val="22"/>
          <w:szCs w:val="22"/>
        </w:rPr>
        <w:t xml:space="preserve"> Section 2.1.</w:t>
      </w:r>
    </w:p>
    <w:p w14:paraId="00000015" w14:textId="77777777" w:rsidR="00800D34" w:rsidRDefault="00800D34">
      <w:pPr>
        <w:pBdr>
          <w:top w:val="nil"/>
          <w:left w:val="nil"/>
          <w:bottom w:val="nil"/>
          <w:right w:val="nil"/>
          <w:between w:val="nil"/>
        </w:pBdr>
        <w:ind w:right="-360"/>
        <w:jc w:val="both"/>
        <w:rPr>
          <w:rFonts w:ascii="Arial" w:eastAsia="Arial" w:hAnsi="Arial" w:cs="Arial"/>
          <w:color w:val="000000"/>
          <w:sz w:val="22"/>
          <w:szCs w:val="22"/>
        </w:rPr>
      </w:pPr>
    </w:p>
    <w:p w14:paraId="347E24BA" w14:textId="7987C0CF" w:rsidR="00B71B5C" w:rsidRPr="00B71B5C" w:rsidRDefault="00D36466" w:rsidP="00B71B5C">
      <w:pPr>
        <w:keepLines/>
        <w:numPr>
          <w:ilvl w:val="1"/>
          <w:numId w:val="1"/>
        </w:numPr>
        <w:pBdr>
          <w:top w:val="nil"/>
          <w:left w:val="nil"/>
          <w:bottom w:val="nil"/>
          <w:right w:val="nil"/>
          <w:between w:val="nil"/>
        </w:pBdr>
        <w:spacing w:after="240"/>
        <w:ind w:hanging="720"/>
        <w:rPr>
          <w:ins w:id="0" w:author="Craig Engel" w:date="2025-01-29T14:17:00Z" w16du:dateUtc="2025-01-29T21:17:00Z"/>
          <w:rPrChange w:id="1" w:author="Craig Engel" w:date="2025-01-29T14:17:00Z" w16du:dateUtc="2025-01-29T21:17:00Z">
            <w:rPr>
              <w:ins w:id="2" w:author="Craig Engel" w:date="2025-01-29T14:17:00Z" w16du:dateUtc="2025-01-29T21:17:00Z"/>
              <w:rFonts w:ascii="Arial" w:eastAsia="Arial" w:hAnsi="Arial" w:cs="Arial"/>
              <w:sz w:val="22"/>
              <w:szCs w:val="22"/>
            </w:rPr>
          </w:rPrChange>
        </w:rPr>
      </w:pPr>
      <w:r>
        <w:rPr>
          <w:rFonts w:ascii="Arial" w:eastAsia="Arial" w:hAnsi="Arial" w:cs="Arial"/>
          <w:color w:val="000000"/>
          <w:sz w:val="22"/>
          <w:szCs w:val="22"/>
        </w:rPr>
        <w:t xml:space="preserve">Based upon the mutually agreed upon program and layout established in the Initial Meeting, </w:t>
      </w:r>
      <w:r>
        <w:rPr>
          <w:rFonts w:ascii="Arial" w:eastAsia="Arial" w:hAnsi="Arial" w:cs="Arial"/>
          <w:sz w:val="22"/>
          <w:szCs w:val="22"/>
        </w:rPr>
        <w:t>RAC Development</w:t>
      </w:r>
      <w:r>
        <w:rPr>
          <w:rFonts w:ascii="Arial" w:eastAsia="Arial" w:hAnsi="Arial" w:cs="Arial"/>
          <w:color w:val="000000"/>
          <w:sz w:val="22"/>
          <w:szCs w:val="22"/>
        </w:rPr>
        <w:t xml:space="preserve"> shall prepare a set of schematic design documents for review by the owner. These documents shall</w:t>
      </w:r>
      <w:r>
        <w:rPr>
          <w:rFonts w:ascii="Arial" w:eastAsia="Arial" w:hAnsi="Arial" w:cs="Arial"/>
          <w:sz w:val="22"/>
          <w:szCs w:val="22"/>
        </w:rPr>
        <w:t xml:space="preserve"> include</w:t>
      </w:r>
      <w:del w:id="3" w:author="Craig Engel" w:date="2025-01-29T14:19:00Z" w16du:dateUtc="2025-01-29T21:19:00Z">
        <w:r w:rsidDel="00293B45">
          <w:rPr>
            <w:rFonts w:ascii="Arial" w:eastAsia="Arial" w:hAnsi="Arial" w:cs="Arial"/>
            <w:sz w:val="22"/>
            <w:szCs w:val="22"/>
          </w:rPr>
          <w:delText xml:space="preserve"> the site layout of a Main residence</w:delText>
        </w:r>
      </w:del>
      <w:r>
        <w:rPr>
          <w:rFonts w:ascii="Arial" w:eastAsia="Arial" w:hAnsi="Arial" w:cs="Arial"/>
          <w:sz w:val="22"/>
          <w:szCs w:val="22"/>
        </w:rPr>
        <w:t xml:space="preserve">, </w:t>
      </w:r>
      <w:ins w:id="4" w:author="Craig Engel" w:date="2025-01-29T14:22:00Z" w16du:dateUtc="2025-01-29T21:22:00Z">
        <w:r w:rsidR="00084102">
          <w:rPr>
            <w:rFonts w:ascii="Arial" w:eastAsia="Arial" w:hAnsi="Arial" w:cs="Arial"/>
            <w:sz w:val="22"/>
            <w:szCs w:val="22"/>
          </w:rPr>
          <w:t xml:space="preserve">Documents </w:t>
        </w:r>
      </w:ins>
      <w:ins w:id="5" w:author="Craig Engel" w:date="2025-01-29T14:26:00Z" w16du:dateUtc="2025-01-29T21:26:00Z">
        <w:r w:rsidR="00B3339D">
          <w:rPr>
            <w:rFonts w:ascii="Arial" w:eastAsia="Arial" w:hAnsi="Arial" w:cs="Arial"/>
            <w:sz w:val="22"/>
            <w:szCs w:val="22"/>
          </w:rPr>
          <w:t>needed</w:t>
        </w:r>
      </w:ins>
      <w:ins w:id="6" w:author="Craig Engel" w:date="2025-01-29T14:22:00Z" w16du:dateUtc="2025-01-29T21:22:00Z">
        <w:r w:rsidR="00084102">
          <w:rPr>
            <w:rFonts w:ascii="Arial" w:eastAsia="Arial" w:hAnsi="Arial" w:cs="Arial"/>
            <w:sz w:val="22"/>
            <w:szCs w:val="22"/>
          </w:rPr>
          <w:t xml:space="preserve"> to construct </w:t>
        </w:r>
      </w:ins>
      <w:ins w:id="7" w:author="Craig Engel" w:date="2025-01-29T14:23:00Z" w16du:dateUtc="2025-01-29T21:23:00Z">
        <w:r w:rsidR="00191E34">
          <w:rPr>
            <w:rFonts w:ascii="Arial" w:eastAsia="Arial" w:hAnsi="Arial" w:cs="Arial"/>
            <w:sz w:val="22"/>
            <w:szCs w:val="22"/>
          </w:rPr>
          <w:t xml:space="preserve">including </w:t>
        </w:r>
      </w:ins>
      <w:ins w:id="8" w:author="Craig Engel" w:date="2025-01-29T14:20:00Z" w16du:dateUtc="2025-01-29T21:20:00Z">
        <w:r w:rsidR="0050240D">
          <w:rPr>
            <w:rFonts w:ascii="Arial" w:eastAsia="Arial" w:hAnsi="Arial" w:cs="Arial"/>
            <w:sz w:val="22"/>
            <w:szCs w:val="22"/>
          </w:rPr>
          <w:t>Site,</w:t>
        </w:r>
      </w:ins>
      <w:ins w:id="9" w:author="Craig Engel" w:date="2025-01-29T14:26:00Z" w16du:dateUtc="2025-01-29T21:26:00Z">
        <w:r w:rsidR="00B3339D">
          <w:rPr>
            <w:rFonts w:ascii="Arial" w:eastAsia="Arial" w:hAnsi="Arial" w:cs="Arial"/>
            <w:sz w:val="22"/>
            <w:szCs w:val="22"/>
          </w:rPr>
          <w:t xml:space="preserve"> </w:t>
        </w:r>
      </w:ins>
      <w:ins w:id="10" w:author="Craig Engel" w:date="2025-01-29T14:18:00Z" w16du:dateUtc="2025-01-29T21:18:00Z">
        <w:r w:rsidR="009460E3">
          <w:t xml:space="preserve">Architectural, Structural, </w:t>
        </w:r>
        <w:r w:rsidR="00277676">
          <w:t>MEP</w:t>
        </w:r>
      </w:ins>
      <w:ins w:id="11" w:author="Craig Engel" w:date="2025-01-29T14:19:00Z" w16du:dateUtc="2025-01-29T21:19:00Z">
        <w:r w:rsidR="00277676">
          <w:t xml:space="preserve"> </w:t>
        </w:r>
        <w:r w:rsidR="00FC5D7C">
          <w:t>for a 1000 sq. ft. below grade, 2000</w:t>
        </w:r>
      </w:ins>
      <w:ins w:id="12" w:author="Craig Engel" w:date="2025-01-29T14:20:00Z" w16du:dateUtc="2025-01-29T21:20:00Z">
        <w:r w:rsidR="00FC5D7C">
          <w:t xml:space="preserve"> </w:t>
        </w:r>
        <w:proofErr w:type="spellStart"/>
        <w:r w:rsidR="00FC5D7C">
          <w:t>sqft</w:t>
        </w:r>
        <w:proofErr w:type="spellEnd"/>
        <w:r w:rsidR="00FC5D7C">
          <w:t xml:space="preserve">. </w:t>
        </w:r>
        <w:r w:rsidR="00563AB7">
          <w:t xml:space="preserve">Main level, 700 </w:t>
        </w:r>
        <w:proofErr w:type="spellStart"/>
        <w:r w:rsidR="00563AB7">
          <w:t>sq.ft</w:t>
        </w:r>
        <w:proofErr w:type="spellEnd"/>
        <w:r w:rsidR="00563AB7">
          <w:t xml:space="preserve">. </w:t>
        </w:r>
        <w:r w:rsidR="0050240D">
          <w:t>guest</w:t>
        </w:r>
      </w:ins>
      <w:ins w:id="13" w:author="Craig Engel" w:date="2025-01-29T14:21:00Z" w16du:dateUtc="2025-01-29T21:21:00Z">
        <w:r w:rsidR="00651F21">
          <w:t xml:space="preserve">, 1500 </w:t>
        </w:r>
        <w:proofErr w:type="spellStart"/>
        <w:r w:rsidR="00651F21">
          <w:t>sq.ft</w:t>
        </w:r>
        <w:proofErr w:type="spellEnd"/>
        <w:r w:rsidR="00651F21">
          <w:t xml:space="preserve">. Upper Primary, and </w:t>
        </w:r>
        <w:r w:rsidR="00734037">
          <w:t xml:space="preserve">1300 </w:t>
        </w:r>
        <w:proofErr w:type="spellStart"/>
        <w:r w:rsidR="00734037">
          <w:t>sq.ft</w:t>
        </w:r>
        <w:proofErr w:type="spellEnd"/>
        <w:r w:rsidR="00734037">
          <w:t xml:space="preserve">. </w:t>
        </w:r>
      </w:ins>
      <w:ins w:id="14" w:author="Craig Engel" w:date="2025-01-29T14:22:00Z" w16du:dateUtc="2025-01-29T21:22:00Z">
        <w:r w:rsidR="00734037">
          <w:t>Garage</w:t>
        </w:r>
      </w:ins>
      <w:ins w:id="15" w:author="Craig Engel" w:date="2025-01-29T14:23:00Z" w16du:dateUtc="2025-01-29T21:23:00Z">
        <w:r w:rsidR="00191E34">
          <w:t xml:space="preserve">. </w:t>
        </w:r>
        <w:proofErr w:type="spellStart"/>
        <w:r w:rsidR="00191E34">
          <w:t>Tographical</w:t>
        </w:r>
        <w:proofErr w:type="spellEnd"/>
        <w:r w:rsidR="00191E34">
          <w:t xml:space="preserve"> s</w:t>
        </w:r>
        <w:r w:rsidR="00E35136">
          <w:t xml:space="preserve">urvey of Lot 5 Oak Valley estates. </w:t>
        </w:r>
      </w:ins>
      <w:ins w:id="16" w:author="Craig Engel" w:date="2025-01-29T14:24:00Z" w16du:dateUtc="2025-01-29T21:24:00Z">
        <w:r w:rsidR="00CA14DC">
          <w:t xml:space="preserve">Culinary, Waste, Power, </w:t>
        </w:r>
      </w:ins>
      <w:ins w:id="17" w:author="Craig Engel" w:date="2025-01-29T14:26:00Z" w16du:dateUtc="2025-01-29T21:26:00Z">
        <w:r w:rsidR="00B3339D">
          <w:t xml:space="preserve">and </w:t>
        </w:r>
      </w:ins>
      <w:ins w:id="18" w:author="Craig Engel" w:date="2025-01-29T14:24:00Z" w16du:dateUtc="2025-01-29T21:24:00Z">
        <w:r w:rsidR="00CA14DC">
          <w:t xml:space="preserve">Solar design </w:t>
        </w:r>
        <w:r w:rsidR="00411CAF">
          <w:t>for said residence inclu</w:t>
        </w:r>
      </w:ins>
      <w:ins w:id="19" w:author="Craig Engel" w:date="2025-01-29T14:25:00Z" w16du:dateUtc="2025-01-29T21:25:00Z">
        <w:r w:rsidR="00411CAF">
          <w:t xml:space="preserve">ding testing required for permitting. </w:t>
        </w:r>
      </w:ins>
    </w:p>
    <w:p w14:paraId="458F6F97" w14:textId="77777777" w:rsidR="00B71B5C" w:rsidRDefault="00B71B5C" w:rsidP="00B71B5C">
      <w:pPr>
        <w:pStyle w:val="ListParagraph"/>
        <w:rPr>
          <w:ins w:id="20" w:author="Craig Engel" w:date="2025-01-29T14:17:00Z" w16du:dateUtc="2025-01-29T21:17:00Z"/>
          <w:rFonts w:ascii="Arial" w:eastAsia="Arial" w:hAnsi="Arial" w:cs="Arial"/>
          <w:sz w:val="22"/>
          <w:szCs w:val="22"/>
        </w:rPr>
        <w:pPrChange w:id="21" w:author="Craig Engel" w:date="2025-01-29T14:17:00Z" w16du:dateUtc="2025-01-29T21:17:00Z">
          <w:pPr>
            <w:keepLines/>
            <w:numPr>
              <w:ilvl w:val="1"/>
              <w:numId w:val="1"/>
            </w:numPr>
            <w:pBdr>
              <w:top w:val="nil"/>
              <w:left w:val="nil"/>
              <w:bottom w:val="nil"/>
              <w:right w:val="nil"/>
              <w:between w:val="nil"/>
            </w:pBdr>
            <w:spacing w:after="240"/>
            <w:ind w:left="720" w:hanging="720"/>
          </w:pPr>
        </w:pPrChange>
      </w:pPr>
    </w:p>
    <w:p w14:paraId="531375DB" w14:textId="3E6AB63C" w:rsidR="00B4686F" w:rsidRDefault="00D36466" w:rsidP="00B4686F">
      <w:pPr>
        <w:keepLines/>
        <w:numPr>
          <w:ilvl w:val="1"/>
          <w:numId w:val="1"/>
        </w:numPr>
        <w:pBdr>
          <w:top w:val="nil"/>
          <w:left w:val="nil"/>
          <w:bottom w:val="nil"/>
          <w:right w:val="nil"/>
          <w:between w:val="nil"/>
        </w:pBdr>
        <w:spacing w:after="240"/>
        <w:ind w:hanging="720"/>
      </w:pPr>
      <w:del w:id="22" w:author="Craig Engel" w:date="2025-01-29T14:17:00Z" w16du:dateUtc="2025-01-29T21:17:00Z">
        <w:r w:rsidDel="00464F9A">
          <w:rPr>
            <w:rFonts w:ascii="Arial" w:eastAsia="Arial" w:hAnsi="Arial" w:cs="Arial"/>
            <w:sz w:val="22"/>
            <w:szCs w:val="22"/>
          </w:rPr>
          <w:delText>pond, 3 guest residences, 2-1100 sq. ft. RV garages, and a 5500 sq. ft. multi-use garage. Architectural, structural, electrical, and site drawings needed for the construction of 2-1800 sq.ft. RV garages and a 5500 sq. ft. multi-use garage. Solar power storage, wastewater systems, culinary and well systems stubs for future buildings, roads, and infrastructure for the compound. Geotechnical testing, aerial surveys. Well water testi</w:delText>
        </w:r>
      </w:del>
      <w:r>
        <w:rPr>
          <w:rFonts w:ascii="Arial" w:eastAsia="Arial" w:hAnsi="Arial" w:cs="Arial"/>
          <w:sz w:val="22"/>
          <w:szCs w:val="22"/>
        </w:rPr>
        <w:t xml:space="preserve">ng.  </w:t>
      </w:r>
    </w:p>
    <w:p w14:paraId="00000017" w14:textId="77777777" w:rsidR="00800D34" w:rsidRDefault="00800D34">
      <w:pPr>
        <w:pBdr>
          <w:top w:val="nil"/>
          <w:left w:val="nil"/>
          <w:bottom w:val="nil"/>
          <w:right w:val="nil"/>
          <w:between w:val="nil"/>
        </w:pBdr>
        <w:ind w:right="-360"/>
        <w:jc w:val="both"/>
        <w:rPr>
          <w:rFonts w:ascii="Arial" w:eastAsia="Arial" w:hAnsi="Arial" w:cs="Arial"/>
          <w:color w:val="0000FF"/>
          <w:sz w:val="22"/>
          <w:szCs w:val="22"/>
        </w:rPr>
      </w:pPr>
    </w:p>
    <w:p w14:paraId="00000018" w14:textId="77777777" w:rsidR="00800D34" w:rsidRPr="00885BF5" w:rsidRDefault="00D36466">
      <w:pPr>
        <w:numPr>
          <w:ilvl w:val="0"/>
          <w:numId w:val="1"/>
        </w:numPr>
        <w:pBdr>
          <w:top w:val="nil"/>
          <w:left w:val="nil"/>
          <w:bottom w:val="nil"/>
          <w:right w:val="nil"/>
          <w:between w:val="nil"/>
        </w:pBdr>
        <w:ind w:hanging="720"/>
      </w:pPr>
      <w:r>
        <w:rPr>
          <w:rFonts w:ascii="Arial" w:eastAsia="Arial" w:hAnsi="Arial" w:cs="Arial"/>
          <w:b/>
          <w:color w:val="000000"/>
        </w:rPr>
        <w:t>Design Development Phases</w:t>
      </w:r>
    </w:p>
    <w:p w14:paraId="73CA1321" w14:textId="77777777" w:rsidR="00763AAF" w:rsidRDefault="00763AAF" w:rsidP="00885BF5">
      <w:pPr>
        <w:pBdr>
          <w:top w:val="nil"/>
          <w:left w:val="nil"/>
          <w:bottom w:val="nil"/>
          <w:right w:val="nil"/>
          <w:between w:val="nil"/>
        </w:pBdr>
        <w:ind w:left="720"/>
      </w:pPr>
    </w:p>
    <w:p w14:paraId="00000019" w14:textId="16F7EC88" w:rsidR="00800D34" w:rsidRDefault="006D5C38">
      <w:pPr>
        <w:keepLines/>
        <w:numPr>
          <w:ilvl w:val="1"/>
          <w:numId w:val="1"/>
        </w:numPr>
        <w:pBdr>
          <w:top w:val="nil"/>
          <w:left w:val="nil"/>
          <w:bottom w:val="nil"/>
          <w:right w:val="nil"/>
          <w:between w:val="nil"/>
        </w:pBdr>
        <w:spacing w:after="240"/>
        <w:ind w:hanging="720"/>
      </w:pPr>
      <w:r>
        <w:rPr>
          <w:rFonts w:ascii="Arial" w:eastAsia="Arial" w:hAnsi="Arial" w:cs="Arial"/>
          <w:color w:val="000000"/>
          <w:sz w:val="22"/>
          <w:szCs w:val="22"/>
        </w:rPr>
        <w:lastRenderedPageBreak/>
        <w:t xml:space="preserve">RAC Development and Owner shall meet during Design Development Phase as necessary </w:t>
      </w:r>
      <w:proofErr w:type="gramStart"/>
      <w:r>
        <w:rPr>
          <w:rFonts w:ascii="Arial" w:eastAsia="Arial" w:hAnsi="Arial" w:cs="Arial"/>
          <w:color w:val="000000"/>
          <w:sz w:val="22"/>
          <w:szCs w:val="22"/>
        </w:rPr>
        <w:t>in order to</w:t>
      </w:r>
      <w:proofErr w:type="gramEnd"/>
      <w:r>
        <w:rPr>
          <w:rFonts w:ascii="Arial" w:eastAsia="Arial" w:hAnsi="Arial" w:cs="Arial"/>
          <w:color w:val="000000"/>
          <w:sz w:val="22"/>
          <w:szCs w:val="22"/>
        </w:rPr>
        <w:t xml:space="preserve"> have a design for the Project that is agreed upon</w:t>
      </w:r>
      <w:r w:rsidR="00567BCC">
        <w:rPr>
          <w:rFonts w:ascii="Arial" w:eastAsia="Arial" w:hAnsi="Arial" w:cs="Arial"/>
          <w:color w:val="000000"/>
          <w:sz w:val="22"/>
          <w:szCs w:val="22"/>
        </w:rPr>
        <w:t xml:space="preserve">. </w:t>
      </w:r>
      <w:r w:rsidR="003E4C92">
        <w:rPr>
          <w:rFonts w:ascii="Arial" w:eastAsia="Arial" w:hAnsi="Arial" w:cs="Arial"/>
          <w:color w:val="000000"/>
          <w:sz w:val="22"/>
          <w:szCs w:val="22"/>
        </w:rPr>
        <w:t xml:space="preserve">In addition, </w:t>
      </w:r>
      <w:proofErr w:type="gramStart"/>
      <w:r w:rsidR="003E4C92">
        <w:rPr>
          <w:rFonts w:ascii="Arial" w:eastAsia="Arial" w:hAnsi="Arial" w:cs="Arial"/>
          <w:color w:val="000000"/>
          <w:sz w:val="22"/>
          <w:szCs w:val="22"/>
        </w:rPr>
        <w:t>Review</w:t>
      </w:r>
      <w:proofErr w:type="gramEnd"/>
      <w:r w:rsidR="003E4C92">
        <w:rPr>
          <w:rFonts w:ascii="Arial" w:eastAsia="Arial" w:hAnsi="Arial" w:cs="Arial"/>
          <w:color w:val="000000"/>
          <w:sz w:val="22"/>
          <w:szCs w:val="22"/>
        </w:rPr>
        <w:t xml:space="preserve"> Meeting shall </w:t>
      </w:r>
      <w:r w:rsidR="00567BCC">
        <w:rPr>
          <w:rFonts w:ascii="Arial" w:eastAsia="Arial" w:hAnsi="Arial" w:cs="Arial"/>
          <w:color w:val="000000"/>
          <w:sz w:val="22"/>
          <w:szCs w:val="22"/>
        </w:rPr>
        <w:t>take p</w:t>
      </w:r>
      <w:r w:rsidR="0004249F">
        <w:rPr>
          <w:rFonts w:ascii="Arial" w:eastAsia="Arial" w:hAnsi="Arial" w:cs="Arial"/>
          <w:color w:val="000000"/>
          <w:sz w:val="22"/>
          <w:szCs w:val="22"/>
        </w:rPr>
        <w:t>la</w:t>
      </w:r>
      <w:r w:rsidR="00567BCC">
        <w:rPr>
          <w:rFonts w:ascii="Arial" w:eastAsia="Arial" w:hAnsi="Arial" w:cs="Arial"/>
          <w:color w:val="000000"/>
          <w:sz w:val="22"/>
          <w:szCs w:val="22"/>
        </w:rPr>
        <w:t xml:space="preserve">ce between RAC </w:t>
      </w:r>
      <w:r w:rsidR="0004249F">
        <w:rPr>
          <w:rFonts w:ascii="Arial" w:eastAsia="Arial" w:hAnsi="Arial" w:cs="Arial"/>
          <w:color w:val="000000"/>
          <w:sz w:val="22"/>
          <w:szCs w:val="22"/>
        </w:rPr>
        <w:t>Development</w:t>
      </w:r>
      <w:r w:rsidR="00CE55E4">
        <w:rPr>
          <w:rFonts w:ascii="Arial" w:eastAsia="Arial" w:hAnsi="Arial" w:cs="Arial"/>
          <w:color w:val="000000"/>
          <w:sz w:val="22"/>
          <w:szCs w:val="22"/>
        </w:rPr>
        <w:t xml:space="preserve"> and Owner to review </w:t>
      </w:r>
      <w:r>
        <w:rPr>
          <w:rFonts w:ascii="Arial" w:eastAsia="Arial" w:hAnsi="Arial" w:cs="Arial"/>
          <w:sz w:val="22"/>
          <w:szCs w:val="22"/>
        </w:rPr>
        <w:t>set</w:t>
      </w:r>
      <w:r>
        <w:rPr>
          <w:rFonts w:ascii="Arial" w:eastAsia="Arial" w:hAnsi="Arial" w:cs="Arial"/>
          <w:color w:val="0000FF"/>
          <w:sz w:val="22"/>
          <w:szCs w:val="22"/>
        </w:rPr>
        <w:t>(s)</w:t>
      </w:r>
      <w:r>
        <w:rPr>
          <w:rFonts w:ascii="Arial" w:eastAsia="Arial" w:hAnsi="Arial" w:cs="Arial"/>
          <w:sz w:val="22"/>
          <w:szCs w:val="22"/>
        </w:rPr>
        <w:t xml:space="preserve"> of design revisions, and receipt of schematic plans</w:t>
      </w:r>
      <w:r w:rsidR="009F0B41">
        <w:rPr>
          <w:rFonts w:ascii="Arial" w:eastAsia="Arial" w:hAnsi="Arial" w:cs="Arial"/>
          <w:sz w:val="22"/>
          <w:szCs w:val="22"/>
        </w:rPr>
        <w:t>.</w:t>
      </w:r>
      <w:r w:rsidR="00F04764">
        <w:rPr>
          <w:rFonts w:ascii="Arial" w:eastAsia="Arial" w:hAnsi="Arial" w:cs="Arial"/>
          <w:sz w:val="22"/>
          <w:szCs w:val="22"/>
        </w:rPr>
        <w:t xml:space="preserve"> Once Owner and RAC </w:t>
      </w:r>
      <w:proofErr w:type="gramStart"/>
      <w:r w:rsidR="00F04764">
        <w:rPr>
          <w:rFonts w:ascii="Arial" w:eastAsia="Arial" w:hAnsi="Arial" w:cs="Arial"/>
          <w:sz w:val="22"/>
          <w:szCs w:val="22"/>
        </w:rPr>
        <w:t>Development  have</w:t>
      </w:r>
      <w:proofErr w:type="gramEnd"/>
      <w:r w:rsidR="00F04764">
        <w:rPr>
          <w:rFonts w:ascii="Arial" w:eastAsia="Arial" w:hAnsi="Arial" w:cs="Arial"/>
          <w:sz w:val="22"/>
          <w:szCs w:val="22"/>
        </w:rPr>
        <w:t xml:space="preserve"> agreed on a design (the “Chosen Design”) for the project, to the extent </w:t>
      </w:r>
      <w:r w:rsidR="00F04764">
        <w:rPr>
          <w:rFonts w:ascii="Arial" w:eastAsia="Arial" w:hAnsi="Arial" w:cs="Arial"/>
          <w:color w:val="000000"/>
          <w:sz w:val="22"/>
          <w:szCs w:val="22"/>
        </w:rPr>
        <w:t>a</w:t>
      </w:r>
      <w:r>
        <w:rPr>
          <w:rFonts w:ascii="Arial" w:eastAsia="Arial" w:hAnsi="Arial" w:cs="Arial"/>
          <w:color w:val="000000"/>
          <w:sz w:val="22"/>
          <w:szCs w:val="22"/>
        </w:rPr>
        <w:t xml:space="preserve">ny additional meetings and/or revisions </w:t>
      </w:r>
      <w:r w:rsidR="00F04764">
        <w:rPr>
          <w:rFonts w:ascii="Arial" w:eastAsia="Arial" w:hAnsi="Arial" w:cs="Arial"/>
          <w:color w:val="000000"/>
          <w:sz w:val="22"/>
          <w:szCs w:val="22"/>
        </w:rPr>
        <w:t xml:space="preserve">(“Additional Revisions”) are needed, such Additional Revision </w:t>
      </w:r>
      <w:r>
        <w:rPr>
          <w:rFonts w:ascii="Arial" w:eastAsia="Arial" w:hAnsi="Arial" w:cs="Arial"/>
          <w:color w:val="000000"/>
          <w:sz w:val="22"/>
          <w:szCs w:val="22"/>
        </w:rPr>
        <w:t>shall be considered Additional Services per Article 6.</w:t>
      </w:r>
    </w:p>
    <w:p w14:paraId="0000001A" w14:textId="77777777" w:rsidR="00800D34" w:rsidRDefault="00800D34">
      <w:pPr>
        <w:pBdr>
          <w:top w:val="nil"/>
          <w:left w:val="nil"/>
          <w:bottom w:val="nil"/>
          <w:right w:val="nil"/>
          <w:between w:val="nil"/>
        </w:pBdr>
        <w:ind w:right="-360"/>
        <w:rPr>
          <w:rFonts w:ascii="Arial" w:eastAsia="Arial" w:hAnsi="Arial" w:cs="Arial"/>
          <w:color w:val="000000"/>
          <w:sz w:val="22"/>
          <w:szCs w:val="22"/>
        </w:rPr>
      </w:pPr>
    </w:p>
    <w:p w14:paraId="0000001B" w14:textId="7B089829" w:rsidR="00800D34" w:rsidRDefault="00D36466">
      <w:pPr>
        <w:keepLines/>
        <w:numPr>
          <w:ilvl w:val="1"/>
          <w:numId w:val="1"/>
        </w:numPr>
        <w:pBdr>
          <w:top w:val="nil"/>
          <w:left w:val="nil"/>
          <w:bottom w:val="nil"/>
          <w:right w:val="nil"/>
          <w:between w:val="nil"/>
        </w:pBdr>
        <w:spacing w:after="240"/>
        <w:ind w:hanging="720"/>
      </w:pPr>
      <w:r>
        <w:rPr>
          <w:rFonts w:ascii="Arial" w:eastAsia="Arial" w:hAnsi="Arial" w:cs="Arial"/>
          <w:color w:val="000000"/>
          <w:sz w:val="22"/>
          <w:szCs w:val="22"/>
        </w:rPr>
        <w:t>At the first Design Development Review Meeting</w:t>
      </w:r>
      <w:r w:rsidR="00F04764">
        <w:rPr>
          <w:rFonts w:ascii="Arial" w:eastAsia="Arial" w:hAnsi="Arial" w:cs="Arial"/>
          <w:color w:val="000000"/>
          <w:sz w:val="22"/>
          <w:szCs w:val="22"/>
        </w:rPr>
        <w:t>, Owner</w:t>
      </w:r>
      <w:r>
        <w:rPr>
          <w:rFonts w:ascii="Arial" w:eastAsia="Arial" w:hAnsi="Arial" w:cs="Arial"/>
          <w:color w:val="000000"/>
          <w:sz w:val="22"/>
          <w:szCs w:val="22"/>
        </w:rPr>
        <w:t xml:space="preserve"> </w:t>
      </w:r>
      <w:r>
        <w:rPr>
          <w:rFonts w:ascii="Arial" w:eastAsia="Arial" w:hAnsi="Arial" w:cs="Arial"/>
          <w:sz w:val="22"/>
          <w:szCs w:val="22"/>
        </w:rPr>
        <w:t>and RAC Development</w:t>
      </w:r>
      <w:r>
        <w:rPr>
          <w:rFonts w:ascii="Arial" w:eastAsia="Arial" w:hAnsi="Arial" w:cs="Arial"/>
          <w:color w:val="000000"/>
          <w:sz w:val="22"/>
          <w:szCs w:val="22"/>
        </w:rPr>
        <w:t xml:space="preserve"> will review the </w:t>
      </w:r>
      <w:proofErr w:type="spellStart"/>
      <w:r w:rsidR="00F04764">
        <w:rPr>
          <w:rFonts w:ascii="Arial" w:eastAsia="Arial" w:hAnsi="Arial" w:cs="Arial"/>
          <w:color w:val="000000"/>
          <w:sz w:val="22"/>
          <w:szCs w:val="22"/>
        </w:rPr>
        <w:t>the</w:t>
      </w:r>
      <w:proofErr w:type="spellEnd"/>
      <w:r w:rsidR="00F04764">
        <w:rPr>
          <w:rFonts w:ascii="Arial" w:eastAsia="Arial" w:hAnsi="Arial" w:cs="Arial"/>
          <w:color w:val="000000"/>
          <w:sz w:val="22"/>
          <w:szCs w:val="22"/>
        </w:rPr>
        <w:t xml:space="preserve"> </w:t>
      </w:r>
      <w:proofErr w:type="spellStart"/>
      <w:r w:rsidR="00F04764">
        <w:rPr>
          <w:rFonts w:ascii="Arial" w:eastAsia="Arial" w:hAnsi="Arial" w:cs="Arial"/>
          <w:color w:val="000000"/>
          <w:sz w:val="22"/>
          <w:szCs w:val="22"/>
        </w:rPr>
        <w:t>intinial</w:t>
      </w:r>
      <w:proofErr w:type="spellEnd"/>
      <w:r w:rsidR="00F04764">
        <w:rPr>
          <w:rFonts w:ascii="Arial" w:eastAsia="Arial" w:hAnsi="Arial" w:cs="Arial"/>
          <w:color w:val="000000"/>
          <w:sz w:val="22"/>
          <w:szCs w:val="22"/>
        </w:rPr>
        <w:t xml:space="preserve"> </w:t>
      </w:r>
      <w:r>
        <w:rPr>
          <w:rFonts w:ascii="Arial" w:eastAsia="Arial" w:hAnsi="Arial" w:cs="Arial"/>
          <w:color w:val="000000"/>
          <w:sz w:val="22"/>
          <w:szCs w:val="22"/>
        </w:rPr>
        <w:t>drawings and discuss changes, options, questions</w:t>
      </w:r>
      <w:r>
        <w:rPr>
          <w:rFonts w:ascii="Arial" w:eastAsia="Arial" w:hAnsi="Arial" w:cs="Arial"/>
          <w:sz w:val="22"/>
          <w:szCs w:val="22"/>
        </w:rPr>
        <w:t>,</w:t>
      </w:r>
      <w:r>
        <w:rPr>
          <w:rFonts w:ascii="Arial" w:eastAsia="Arial" w:hAnsi="Arial" w:cs="Arial"/>
          <w:color w:val="000000"/>
          <w:sz w:val="22"/>
          <w:szCs w:val="22"/>
        </w:rPr>
        <w:t xml:space="preserve"> or general concerns </w:t>
      </w:r>
      <w:r w:rsidR="00F04764">
        <w:rPr>
          <w:rFonts w:ascii="Arial" w:eastAsia="Arial" w:hAnsi="Arial" w:cs="Arial"/>
          <w:color w:val="000000"/>
          <w:sz w:val="22"/>
          <w:szCs w:val="22"/>
        </w:rPr>
        <w:t xml:space="preserve">Owner </w:t>
      </w:r>
      <w:r>
        <w:rPr>
          <w:rFonts w:ascii="Arial" w:eastAsia="Arial" w:hAnsi="Arial" w:cs="Arial"/>
          <w:color w:val="000000"/>
          <w:sz w:val="22"/>
          <w:szCs w:val="22"/>
        </w:rPr>
        <w:t xml:space="preserve">may have regarding the design. </w:t>
      </w:r>
      <w:r w:rsidR="00F04764">
        <w:rPr>
          <w:rFonts w:ascii="Arial" w:eastAsia="Arial" w:hAnsi="Arial" w:cs="Arial"/>
          <w:color w:val="000000"/>
          <w:sz w:val="22"/>
          <w:szCs w:val="22"/>
        </w:rPr>
        <w:t xml:space="preserve">At the conclusion of the meeting </w:t>
      </w:r>
      <w:proofErr w:type="spellStart"/>
      <w:r w:rsidR="00F04764">
        <w:rPr>
          <w:rFonts w:ascii="Arial" w:eastAsia="Arial" w:hAnsi="Arial" w:cs="Arial"/>
          <w:color w:val="000000"/>
          <w:sz w:val="22"/>
          <w:szCs w:val="22"/>
        </w:rPr>
        <w:t>anf</w:t>
      </w:r>
      <w:proofErr w:type="spellEnd"/>
      <w:r w:rsidR="00F04764">
        <w:rPr>
          <w:rFonts w:ascii="Arial" w:eastAsia="Arial" w:hAnsi="Arial" w:cs="Arial"/>
          <w:color w:val="000000"/>
          <w:sz w:val="22"/>
          <w:szCs w:val="22"/>
        </w:rPr>
        <w:t xml:space="preserve"> with a </w:t>
      </w:r>
      <w:r w:rsidR="002909B5">
        <w:rPr>
          <w:rFonts w:ascii="Arial" w:eastAsia="Arial" w:hAnsi="Arial" w:cs="Arial"/>
          <w:color w:val="000000"/>
          <w:sz w:val="22"/>
          <w:szCs w:val="22"/>
        </w:rPr>
        <w:t>reasonable</w:t>
      </w:r>
      <w:r w:rsidR="00F04764">
        <w:rPr>
          <w:rFonts w:ascii="Arial" w:eastAsia="Arial" w:hAnsi="Arial" w:cs="Arial"/>
          <w:color w:val="000000"/>
          <w:sz w:val="22"/>
          <w:szCs w:val="22"/>
        </w:rPr>
        <w:t xml:space="preserve"> time (not to exceed </w:t>
      </w:r>
      <w:r w:rsidR="0032446B">
        <w:rPr>
          <w:rFonts w:ascii="Arial" w:eastAsia="Arial" w:hAnsi="Arial" w:cs="Arial"/>
          <w:color w:val="000000"/>
          <w:sz w:val="22"/>
          <w:szCs w:val="22"/>
        </w:rPr>
        <w:t xml:space="preserve">15 business days), </w:t>
      </w:r>
      <w:r>
        <w:rPr>
          <w:rFonts w:ascii="Arial" w:eastAsia="Arial" w:hAnsi="Arial" w:cs="Arial"/>
          <w:sz w:val="22"/>
          <w:szCs w:val="22"/>
        </w:rPr>
        <w:t>RAC Development</w:t>
      </w:r>
      <w:r>
        <w:rPr>
          <w:rFonts w:ascii="Arial" w:eastAsia="Arial" w:hAnsi="Arial" w:cs="Arial"/>
          <w:color w:val="000000"/>
          <w:sz w:val="22"/>
          <w:szCs w:val="22"/>
        </w:rPr>
        <w:t xml:space="preserve"> will prepare a set of </w:t>
      </w:r>
      <w:r>
        <w:rPr>
          <w:rFonts w:ascii="Arial" w:eastAsia="Arial" w:hAnsi="Arial" w:cs="Arial"/>
          <w:b/>
          <w:color w:val="0000FF"/>
          <w:sz w:val="22"/>
          <w:szCs w:val="22"/>
        </w:rPr>
        <w:t>C</w:t>
      </w:r>
      <w:r w:rsidR="00AB681A">
        <w:rPr>
          <w:rFonts w:ascii="Arial" w:eastAsia="Arial" w:hAnsi="Arial" w:cs="Arial"/>
          <w:b/>
          <w:color w:val="0000FF"/>
          <w:sz w:val="22"/>
          <w:szCs w:val="22"/>
        </w:rPr>
        <w:t xml:space="preserve">omputed </w:t>
      </w:r>
      <w:r>
        <w:rPr>
          <w:rFonts w:ascii="Arial" w:eastAsia="Arial" w:hAnsi="Arial" w:cs="Arial"/>
          <w:b/>
          <w:color w:val="0000FF"/>
          <w:sz w:val="22"/>
          <w:szCs w:val="22"/>
        </w:rPr>
        <w:t>A</w:t>
      </w:r>
      <w:r w:rsidR="00AB681A">
        <w:rPr>
          <w:rFonts w:ascii="Arial" w:eastAsia="Arial" w:hAnsi="Arial" w:cs="Arial"/>
          <w:b/>
          <w:color w:val="0000FF"/>
          <w:sz w:val="22"/>
          <w:szCs w:val="22"/>
        </w:rPr>
        <w:t xml:space="preserve">ided </w:t>
      </w:r>
      <w:r>
        <w:rPr>
          <w:rFonts w:ascii="Arial" w:eastAsia="Arial" w:hAnsi="Arial" w:cs="Arial"/>
          <w:b/>
          <w:color w:val="0000FF"/>
          <w:sz w:val="22"/>
          <w:szCs w:val="22"/>
        </w:rPr>
        <w:t>D</w:t>
      </w:r>
      <w:r w:rsidR="00AB681A">
        <w:rPr>
          <w:rFonts w:ascii="Arial" w:eastAsia="Arial" w:hAnsi="Arial" w:cs="Arial"/>
          <w:b/>
          <w:color w:val="0000FF"/>
          <w:sz w:val="22"/>
          <w:szCs w:val="22"/>
        </w:rPr>
        <w:t>rawing (CAD)</w:t>
      </w:r>
      <w:r>
        <w:rPr>
          <w:rFonts w:ascii="Arial" w:eastAsia="Arial" w:hAnsi="Arial" w:cs="Arial"/>
          <w:color w:val="000000"/>
          <w:sz w:val="22"/>
          <w:szCs w:val="22"/>
        </w:rPr>
        <w:t xml:space="preserve"> documents showing</w:t>
      </w:r>
      <w:r w:rsidR="0032446B">
        <w:rPr>
          <w:rFonts w:ascii="Arial" w:eastAsia="Arial" w:hAnsi="Arial" w:cs="Arial"/>
          <w:color w:val="000000"/>
          <w:sz w:val="22"/>
          <w:szCs w:val="22"/>
        </w:rPr>
        <w:t xml:space="preserve"> </w:t>
      </w:r>
      <w:r>
        <w:rPr>
          <w:rFonts w:ascii="Arial" w:eastAsia="Arial" w:hAnsi="Arial" w:cs="Arial"/>
          <w:color w:val="000000"/>
          <w:sz w:val="22"/>
          <w:szCs w:val="22"/>
        </w:rPr>
        <w:t>the modified floor plans, elevations</w:t>
      </w:r>
      <w:r>
        <w:rPr>
          <w:rFonts w:ascii="Arial" w:eastAsia="Arial" w:hAnsi="Arial" w:cs="Arial"/>
          <w:sz w:val="22"/>
          <w:szCs w:val="22"/>
        </w:rPr>
        <w:t>,</w:t>
      </w:r>
      <w:r>
        <w:rPr>
          <w:rFonts w:ascii="Arial" w:eastAsia="Arial" w:hAnsi="Arial" w:cs="Arial"/>
          <w:color w:val="000000"/>
          <w:sz w:val="22"/>
          <w:szCs w:val="22"/>
        </w:rPr>
        <w:t xml:space="preserve"> and electrical layouts for review and approval at the final Design Development Review Meeting. </w:t>
      </w:r>
      <w:r w:rsidR="00B4686F">
        <w:rPr>
          <w:rFonts w:ascii="Arial" w:eastAsia="Arial" w:hAnsi="Arial" w:cs="Arial"/>
          <w:color w:val="000000"/>
          <w:sz w:val="22"/>
          <w:szCs w:val="22"/>
        </w:rPr>
        <w:t>Upon written approval from Owner of the Chosen Desing, a</w:t>
      </w:r>
      <w:r>
        <w:rPr>
          <w:rFonts w:ascii="Arial" w:eastAsia="Arial" w:hAnsi="Arial" w:cs="Arial"/>
          <w:color w:val="000000"/>
          <w:sz w:val="22"/>
          <w:szCs w:val="22"/>
        </w:rPr>
        <w:t xml:space="preserve">ny </w:t>
      </w:r>
      <w:r w:rsidR="00B4686F">
        <w:rPr>
          <w:rFonts w:ascii="Arial" w:eastAsia="Arial" w:hAnsi="Arial" w:cs="Arial"/>
          <w:color w:val="000000"/>
          <w:sz w:val="22"/>
          <w:szCs w:val="22"/>
        </w:rPr>
        <w:t>Additional R</w:t>
      </w:r>
      <w:r>
        <w:rPr>
          <w:rFonts w:ascii="Arial" w:eastAsia="Arial" w:hAnsi="Arial" w:cs="Arial"/>
          <w:color w:val="000000"/>
          <w:sz w:val="22"/>
          <w:szCs w:val="22"/>
        </w:rPr>
        <w:t xml:space="preserve">evisions will be considered Additional Services </w:t>
      </w:r>
      <w:r w:rsidR="00B4686F">
        <w:rPr>
          <w:rFonts w:ascii="Arial" w:eastAsia="Arial" w:hAnsi="Arial" w:cs="Arial"/>
          <w:color w:val="000000"/>
          <w:sz w:val="22"/>
          <w:szCs w:val="22"/>
        </w:rPr>
        <w:t xml:space="preserve">under </w:t>
      </w:r>
      <w:r>
        <w:rPr>
          <w:rFonts w:ascii="Arial" w:eastAsia="Arial" w:hAnsi="Arial" w:cs="Arial"/>
          <w:color w:val="000000"/>
          <w:sz w:val="22"/>
          <w:szCs w:val="22"/>
        </w:rPr>
        <w:t>Article 6.</w:t>
      </w:r>
    </w:p>
    <w:p w14:paraId="0000001C" w14:textId="77777777" w:rsidR="00800D34" w:rsidRDefault="00800D34">
      <w:pPr>
        <w:pBdr>
          <w:top w:val="nil"/>
          <w:left w:val="nil"/>
          <w:bottom w:val="nil"/>
          <w:right w:val="nil"/>
          <w:between w:val="nil"/>
        </w:pBdr>
        <w:ind w:right="-360"/>
        <w:jc w:val="both"/>
        <w:rPr>
          <w:rFonts w:ascii="Arial" w:eastAsia="Arial" w:hAnsi="Arial" w:cs="Arial"/>
          <w:color w:val="000000"/>
          <w:sz w:val="22"/>
          <w:szCs w:val="22"/>
        </w:rPr>
      </w:pPr>
    </w:p>
    <w:p w14:paraId="0000001D" w14:textId="77777777" w:rsidR="00800D34" w:rsidRDefault="00800D34">
      <w:pPr>
        <w:pBdr>
          <w:top w:val="nil"/>
          <w:left w:val="nil"/>
          <w:bottom w:val="nil"/>
          <w:right w:val="nil"/>
          <w:between w:val="nil"/>
        </w:pBdr>
        <w:ind w:right="-360"/>
        <w:jc w:val="both"/>
        <w:rPr>
          <w:rFonts w:ascii="Arial" w:eastAsia="Arial" w:hAnsi="Arial" w:cs="Arial"/>
          <w:color w:val="000000"/>
          <w:sz w:val="22"/>
          <w:szCs w:val="22"/>
        </w:rPr>
      </w:pPr>
    </w:p>
    <w:p w14:paraId="0000001F" w14:textId="57373B9C" w:rsidR="00800D34" w:rsidRPr="00B4686F" w:rsidRDefault="00D36466" w:rsidP="00885BF5">
      <w:pPr>
        <w:numPr>
          <w:ilvl w:val="0"/>
          <w:numId w:val="1"/>
        </w:numPr>
        <w:pBdr>
          <w:top w:val="nil"/>
          <w:left w:val="nil"/>
          <w:bottom w:val="nil"/>
          <w:right w:val="nil"/>
          <w:between w:val="nil"/>
        </w:pBdr>
        <w:spacing w:after="240"/>
        <w:ind w:hanging="720"/>
        <w:rPr>
          <w:rFonts w:ascii="Arial" w:eastAsia="Arial" w:hAnsi="Arial" w:cs="Arial"/>
          <w:b/>
          <w:color w:val="000000"/>
        </w:rPr>
      </w:pPr>
      <w:r>
        <w:rPr>
          <w:rFonts w:ascii="Arial" w:eastAsia="Arial" w:hAnsi="Arial" w:cs="Arial"/>
          <w:b/>
          <w:color w:val="000000"/>
        </w:rPr>
        <w:t>Construction Documents</w:t>
      </w:r>
    </w:p>
    <w:p w14:paraId="00000020" w14:textId="11D9E4F7" w:rsidR="00800D34" w:rsidRDefault="00D36466">
      <w:pPr>
        <w:keepLines/>
        <w:numPr>
          <w:ilvl w:val="1"/>
          <w:numId w:val="1"/>
        </w:numPr>
        <w:pBdr>
          <w:top w:val="nil"/>
          <w:left w:val="nil"/>
          <w:bottom w:val="nil"/>
          <w:right w:val="nil"/>
          <w:between w:val="nil"/>
        </w:pBdr>
        <w:spacing w:after="240"/>
        <w:ind w:hanging="720"/>
      </w:pPr>
      <w:r>
        <w:rPr>
          <w:rFonts w:ascii="Arial" w:eastAsia="Arial" w:hAnsi="Arial" w:cs="Arial"/>
          <w:color w:val="000000"/>
          <w:sz w:val="22"/>
          <w:szCs w:val="22"/>
        </w:rPr>
        <w:t xml:space="preserve">Based on the </w:t>
      </w:r>
      <w:r w:rsidR="00B4686F">
        <w:rPr>
          <w:rFonts w:ascii="Arial" w:eastAsia="Arial" w:hAnsi="Arial" w:cs="Arial"/>
          <w:color w:val="000000"/>
          <w:sz w:val="22"/>
          <w:szCs w:val="22"/>
        </w:rPr>
        <w:t xml:space="preserve">Chosen </w:t>
      </w:r>
      <w:r w:rsidR="00803798">
        <w:rPr>
          <w:rFonts w:ascii="Arial" w:eastAsia="Arial" w:hAnsi="Arial" w:cs="Arial"/>
          <w:color w:val="000000"/>
          <w:sz w:val="22"/>
          <w:szCs w:val="22"/>
        </w:rPr>
        <w:t>Design</w:t>
      </w:r>
      <w:r w:rsidR="00B4686F">
        <w:rPr>
          <w:rFonts w:ascii="Arial" w:eastAsia="Arial" w:hAnsi="Arial" w:cs="Arial"/>
          <w:color w:val="000000"/>
          <w:sz w:val="22"/>
          <w:szCs w:val="22"/>
        </w:rPr>
        <w:t xml:space="preserve"> </w:t>
      </w:r>
      <w:r w:rsidR="00803798">
        <w:rPr>
          <w:rFonts w:ascii="Arial" w:eastAsia="Arial" w:hAnsi="Arial" w:cs="Arial"/>
          <w:color w:val="000000"/>
          <w:sz w:val="22"/>
          <w:szCs w:val="22"/>
        </w:rPr>
        <w:t xml:space="preserve">and </w:t>
      </w:r>
      <w:r>
        <w:rPr>
          <w:rFonts w:ascii="Arial" w:eastAsia="Arial" w:hAnsi="Arial" w:cs="Arial"/>
          <w:color w:val="000000"/>
          <w:sz w:val="22"/>
          <w:szCs w:val="22"/>
        </w:rPr>
        <w:t>Development Documents</w:t>
      </w:r>
      <w:r w:rsidR="00803798">
        <w:rPr>
          <w:rFonts w:ascii="Arial" w:eastAsia="Arial" w:hAnsi="Arial" w:cs="Arial"/>
          <w:color w:val="000000"/>
          <w:sz w:val="22"/>
          <w:szCs w:val="22"/>
        </w:rPr>
        <w:t>,</w:t>
      </w:r>
      <w:r>
        <w:rPr>
          <w:rFonts w:ascii="Arial" w:eastAsia="Arial" w:hAnsi="Arial" w:cs="Arial"/>
          <w:color w:val="000000"/>
          <w:sz w:val="22"/>
          <w:szCs w:val="22"/>
        </w:rPr>
        <w:t xml:space="preserve"> </w:t>
      </w:r>
      <w:r>
        <w:rPr>
          <w:rFonts w:ascii="Arial" w:eastAsia="Arial" w:hAnsi="Arial" w:cs="Arial"/>
          <w:sz w:val="22"/>
          <w:szCs w:val="22"/>
        </w:rPr>
        <w:t>RAC Development</w:t>
      </w:r>
      <w:r>
        <w:rPr>
          <w:rFonts w:ascii="Arial" w:eastAsia="Arial" w:hAnsi="Arial" w:cs="Arial"/>
          <w:color w:val="000000"/>
          <w:sz w:val="22"/>
          <w:szCs w:val="22"/>
        </w:rPr>
        <w:t xml:space="preserve"> shall prepare the final construction documents consisting of </w:t>
      </w:r>
      <w:r>
        <w:rPr>
          <w:rFonts w:ascii="Arial" w:eastAsia="Arial" w:hAnsi="Arial" w:cs="Arial"/>
          <w:b/>
          <w:color w:val="0000FF"/>
          <w:sz w:val="22"/>
          <w:szCs w:val="22"/>
        </w:rPr>
        <w:t>5 (five)</w:t>
      </w:r>
      <w:r>
        <w:rPr>
          <w:rFonts w:ascii="Arial" w:eastAsia="Arial" w:hAnsi="Arial" w:cs="Arial"/>
          <w:color w:val="000000"/>
          <w:sz w:val="22"/>
          <w:szCs w:val="22"/>
        </w:rPr>
        <w:t xml:space="preserve"> complete sets of the documents,</w:t>
      </w:r>
      <w:r w:rsidR="00803798">
        <w:rPr>
          <w:rFonts w:ascii="Arial" w:eastAsia="Arial" w:hAnsi="Arial" w:cs="Arial"/>
          <w:color w:val="000000"/>
          <w:sz w:val="22"/>
          <w:szCs w:val="22"/>
        </w:rPr>
        <w:t xml:space="preserve"> including but not limited </w:t>
      </w:r>
      <w:proofErr w:type="gramStart"/>
      <w:r w:rsidR="00803798">
        <w:rPr>
          <w:rFonts w:ascii="Arial" w:eastAsia="Arial" w:hAnsi="Arial" w:cs="Arial"/>
          <w:color w:val="000000"/>
          <w:sz w:val="22"/>
          <w:szCs w:val="22"/>
        </w:rPr>
        <w:t xml:space="preserve">to, </w:t>
      </w:r>
      <w:r>
        <w:rPr>
          <w:rFonts w:ascii="Arial" w:eastAsia="Arial" w:hAnsi="Arial" w:cs="Arial"/>
          <w:color w:val="000000"/>
          <w:sz w:val="22"/>
          <w:szCs w:val="22"/>
        </w:rPr>
        <w:t xml:space="preserve"> floor</w:t>
      </w:r>
      <w:proofErr w:type="gramEnd"/>
      <w:r>
        <w:rPr>
          <w:rFonts w:ascii="Arial" w:eastAsia="Arial" w:hAnsi="Arial" w:cs="Arial"/>
          <w:color w:val="000000"/>
          <w:sz w:val="22"/>
          <w:szCs w:val="22"/>
        </w:rPr>
        <w:t xml:space="preserve"> plans, all elevations, typical details and sections, foundation plans, electrical layouts, framing plans, and roof plans.</w:t>
      </w:r>
    </w:p>
    <w:p w14:paraId="00000022" w14:textId="77777777" w:rsidR="00800D34" w:rsidRDefault="00800D34">
      <w:pPr>
        <w:pBdr>
          <w:top w:val="nil"/>
          <w:left w:val="nil"/>
          <w:bottom w:val="nil"/>
          <w:right w:val="nil"/>
          <w:between w:val="nil"/>
        </w:pBdr>
        <w:ind w:right="-360"/>
        <w:rPr>
          <w:rFonts w:ascii="Arial" w:eastAsia="Arial" w:hAnsi="Arial" w:cs="Arial"/>
          <w:color w:val="0000FF"/>
          <w:sz w:val="22"/>
          <w:szCs w:val="22"/>
        </w:rPr>
      </w:pPr>
    </w:p>
    <w:p w14:paraId="00000023" w14:textId="77777777" w:rsidR="00800D34" w:rsidRDefault="00800D34">
      <w:pPr>
        <w:pBdr>
          <w:top w:val="nil"/>
          <w:left w:val="nil"/>
          <w:bottom w:val="nil"/>
          <w:right w:val="nil"/>
          <w:between w:val="nil"/>
        </w:pBdr>
        <w:rPr>
          <w:rFonts w:ascii="Arial" w:eastAsia="Arial" w:hAnsi="Arial" w:cs="Arial"/>
          <w:color w:val="0000FF"/>
          <w:sz w:val="22"/>
          <w:szCs w:val="22"/>
        </w:rPr>
      </w:pPr>
    </w:p>
    <w:p w14:paraId="00000025" w14:textId="366EABB9" w:rsidR="00800D34" w:rsidRPr="00803798" w:rsidRDefault="004539ED" w:rsidP="00885BF5">
      <w:pPr>
        <w:numPr>
          <w:ilvl w:val="0"/>
          <w:numId w:val="1"/>
        </w:numPr>
        <w:pBdr>
          <w:top w:val="nil"/>
          <w:left w:val="nil"/>
          <w:bottom w:val="nil"/>
          <w:right w:val="nil"/>
          <w:between w:val="nil"/>
        </w:pBdr>
        <w:spacing w:after="240"/>
        <w:ind w:hanging="720"/>
        <w:rPr>
          <w:rFonts w:ascii="Arial" w:eastAsia="Arial" w:hAnsi="Arial" w:cs="Arial"/>
          <w:b/>
          <w:color w:val="000000"/>
        </w:rPr>
      </w:pPr>
      <w:r>
        <w:rPr>
          <w:rFonts w:ascii="Arial" w:eastAsia="Arial" w:hAnsi="Arial" w:cs="Arial"/>
          <w:b/>
          <w:color w:val="000000"/>
        </w:rPr>
        <w:t>Project Related Expenses</w:t>
      </w:r>
    </w:p>
    <w:p w14:paraId="00000027" w14:textId="2AAB7AC1" w:rsidR="00800D34" w:rsidRPr="00426050" w:rsidRDefault="004539ED" w:rsidP="00885BF5">
      <w:pPr>
        <w:keepLines/>
        <w:numPr>
          <w:ilvl w:val="1"/>
          <w:numId w:val="1"/>
        </w:numPr>
        <w:pBdr>
          <w:top w:val="nil"/>
          <w:left w:val="nil"/>
          <w:bottom w:val="nil"/>
          <w:right w:val="nil"/>
          <w:between w:val="nil"/>
        </w:pBdr>
        <w:spacing w:after="240"/>
        <w:ind w:hanging="720"/>
        <w:rPr>
          <w:rFonts w:ascii="Arial" w:eastAsia="Arial" w:hAnsi="Arial" w:cs="Arial"/>
          <w:sz w:val="22"/>
          <w:szCs w:val="22"/>
        </w:rPr>
      </w:pPr>
      <w:r>
        <w:rPr>
          <w:rFonts w:ascii="Arial" w:eastAsia="Arial" w:hAnsi="Arial" w:cs="Arial"/>
          <w:color w:val="000000"/>
          <w:sz w:val="22"/>
          <w:szCs w:val="22"/>
        </w:rPr>
        <w:t xml:space="preserve">Project Related Expenses </w:t>
      </w:r>
      <w:r>
        <w:rPr>
          <w:rFonts w:ascii="Arial" w:eastAsia="Arial" w:hAnsi="Arial" w:cs="Arial"/>
          <w:sz w:val="22"/>
          <w:szCs w:val="22"/>
        </w:rPr>
        <w:t>shall be requested in advance.</w:t>
      </w:r>
    </w:p>
    <w:p w14:paraId="00000028" w14:textId="49FDB815" w:rsidR="00800D34" w:rsidRDefault="00803798">
      <w:pPr>
        <w:keepLines/>
        <w:numPr>
          <w:ilvl w:val="1"/>
          <w:numId w:val="1"/>
        </w:numPr>
        <w:pBdr>
          <w:top w:val="nil"/>
          <w:left w:val="nil"/>
          <w:bottom w:val="nil"/>
          <w:right w:val="nil"/>
          <w:between w:val="nil"/>
        </w:pBdr>
        <w:spacing w:after="240"/>
        <w:ind w:hanging="720"/>
        <w:rPr>
          <w:rFonts w:ascii="Arial" w:eastAsia="Arial" w:hAnsi="Arial" w:cs="Arial"/>
          <w:sz w:val="22"/>
          <w:szCs w:val="22"/>
        </w:rPr>
      </w:pPr>
      <w:r>
        <w:rPr>
          <w:rFonts w:ascii="Arial" w:eastAsia="Arial" w:hAnsi="Arial" w:cs="Arial"/>
          <w:sz w:val="22"/>
          <w:szCs w:val="22"/>
        </w:rPr>
        <w:t xml:space="preserve">The parties understand that </w:t>
      </w:r>
      <w:r w:rsidR="009860D9">
        <w:rPr>
          <w:rFonts w:ascii="Arial" w:eastAsia="Arial" w:hAnsi="Arial" w:cs="Arial"/>
          <w:sz w:val="22"/>
          <w:szCs w:val="22"/>
        </w:rPr>
        <w:t xml:space="preserve">as </w:t>
      </w:r>
      <w:r>
        <w:rPr>
          <w:rFonts w:ascii="Arial" w:eastAsia="Arial" w:hAnsi="Arial" w:cs="Arial"/>
          <w:sz w:val="22"/>
          <w:szCs w:val="22"/>
        </w:rPr>
        <w:t xml:space="preserve">part </w:t>
      </w:r>
      <w:r w:rsidR="00A368CD">
        <w:rPr>
          <w:rFonts w:ascii="Arial" w:eastAsia="Arial" w:hAnsi="Arial" w:cs="Arial"/>
          <w:sz w:val="22"/>
          <w:szCs w:val="22"/>
        </w:rPr>
        <w:t xml:space="preserve">of the </w:t>
      </w:r>
      <w:r w:rsidR="00426050">
        <w:rPr>
          <w:rFonts w:ascii="Arial" w:eastAsia="Arial" w:hAnsi="Arial" w:cs="Arial"/>
          <w:sz w:val="22"/>
          <w:szCs w:val="22"/>
        </w:rPr>
        <w:t xml:space="preserve">implementation process </w:t>
      </w:r>
      <w:r>
        <w:rPr>
          <w:rFonts w:ascii="Arial" w:eastAsia="Arial" w:hAnsi="Arial" w:cs="Arial"/>
          <w:sz w:val="22"/>
          <w:szCs w:val="22"/>
        </w:rPr>
        <w:t>of the</w:t>
      </w:r>
      <w:r w:rsidR="00BF3279">
        <w:rPr>
          <w:rFonts w:ascii="Arial" w:eastAsia="Arial" w:hAnsi="Arial" w:cs="Arial"/>
          <w:sz w:val="22"/>
          <w:szCs w:val="22"/>
        </w:rPr>
        <w:t xml:space="preserve"> Construction</w:t>
      </w:r>
      <w:r w:rsidR="00366E2D">
        <w:rPr>
          <w:rFonts w:ascii="Arial" w:eastAsia="Arial" w:hAnsi="Arial" w:cs="Arial"/>
          <w:sz w:val="22"/>
          <w:szCs w:val="22"/>
        </w:rPr>
        <w:t xml:space="preserve"> Documents</w:t>
      </w:r>
      <w:r w:rsidR="009860D9">
        <w:rPr>
          <w:rFonts w:ascii="Arial" w:eastAsia="Arial" w:hAnsi="Arial" w:cs="Arial"/>
          <w:sz w:val="22"/>
          <w:szCs w:val="22"/>
        </w:rPr>
        <w:t xml:space="preserve">, </w:t>
      </w:r>
      <w:r w:rsidR="00A368CD">
        <w:rPr>
          <w:rFonts w:ascii="Arial" w:eastAsia="Arial" w:hAnsi="Arial" w:cs="Arial"/>
          <w:sz w:val="22"/>
          <w:szCs w:val="22"/>
        </w:rPr>
        <w:t>RAC Development</w:t>
      </w:r>
      <w:r>
        <w:rPr>
          <w:rFonts w:ascii="Arial" w:eastAsia="Arial" w:hAnsi="Arial" w:cs="Arial"/>
          <w:sz w:val="22"/>
          <w:szCs w:val="22"/>
        </w:rPr>
        <w:t xml:space="preserve"> vendors may bill for service</w:t>
      </w:r>
      <w:r w:rsidR="009860D9">
        <w:rPr>
          <w:rFonts w:ascii="Arial" w:eastAsia="Arial" w:hAnsi="Arial" w:cs="Arial"/>
          <w:sz w:val="22"/>
          <w:szCs w:val="22"/>
        </w:rPr>
        <w:t>s provided</w:t>
      </w:r>
      <w:r>
        <w:rPr>
          <w:rFonts w:ascii="Arial" w:eastAsia="Arial" w:hAnsi="Arial" w:cs="Arial"/>
          <w:sz w:val="22"/>
          <w:szCs w:val="22"/>
        </w:rPr>
        <w:t xml:space="preserve"> at the end of each month. Vendor service will be reduced from the final invoice upon completion of the contract. </w:t>
      </w:r>
    </w:p>
    <w:p w14:paraId="00000029" w14:textId="77777777" w:rsidR="00800D34" w:rsidRDefault="00800D34">
      <w:pPr>
        <w:pBdr>
          <w:top w:val="nil"/>
          <w:left w:val="nil"/>
          <w:bottom w:val="nil"/>
          <w:right w:val="nil"/>
          <w:between w:val="nil"/>
        </w:pBdr>
        <w:ind w:right="-360"/>
        <w:rPr>
          <w:rFonts w:ascii="Arial" w:eastAsia="Arial" w:hAnsi="Arial" w:cs="Arial"/>
          <w:color w:val="000000"/>
          <w:sz w:val="22"/>
          <w:szCs w:val="22"/>
        </w:rPr>
      </w:pPr>
    </w:p>
    <w:p w14:paraId="0000002A" w14:textId="77777777" w:rsidR="00800D34" w:rsidRDefault="00800D34">
      <w:pPr>
        <w:pBdr>
          <w:top w:val="nil"/>
          <w:left w:val="nil"/>
          <w:bottom w:val="nil"/>
          <w:right w:val="nil"/>
          <w:between w:val="nil"/>
        </w:pBdr>
        <w:ind w:right="-360"/>
        <w:rPr>
          <w:rFonts w:ascii="Arial" w:eastAsia="Arial" w:hAnsi="Arial" w:cs="Arial"/>
          <w:color w:val="000000"/>
          <w:sz w:val="22"/>
          <w:szCs w:val="22"/>
        </w:rPr>
      </w:pPr>
    </w:p>
    <w:p w14:paraId="0000002C" w14:textId="32DDE385" w:rsidR="00800D34" w:rsidRPr="00D3788C" w:rsidRDefault="00D36466" w:rsidP="00885BF5">
      <w:pPr>
        <w:numPr>
          <w:ilvl w:val="0"/>
          <w:numId w:val="1"/>
        </w:numPr>
        <w:pBdr>
          <w:top w:val="nil"/>
          <w:left w:val="nil"/>
          <w:bottom w:val="nil"/>
          <w:right w:val="nil"/>
          <w:between w:val="nil"/>
        </w:pBdr>
        <w:spacing w:after="240"/>
        <w:ind w:hanging="720"/>
        <w:rPr>
          <w:rFonts w:ascii="Arial" w:eastAsia="Arial" w:hAnsi="Arial" w:cs="Arial"/>
          <w:b/>
          <w:color w:val="000000"/>
        </w:rPr>
      </w:pPr>
      <w:r>
        <w:rPr>
          <w:rFonts w:ascii="Arial" w:eastAsia="Arial" w:hAnsi="Arial" w:cs="Arial"/>
          <w:b/>
          <w:color w:val="000000"/>
        </w:rPr>
        <w:t>Billing and Payments</w:t>
      </w:r>
    </w:p>
    <w:p w14:paraId="0000002E" w14:textId="3EB62372" w:rsidR="00800D34" w:rsidRPr="002909B5" w:rsidRDefault="00D3788C" w:rsidP="00885BF5">
      <w:pPr>
        <w:keepLines/>
        <w:numPr>
          <w:ilvl w:val="1"/>
          <w:numId w:val="1"/>
        </w:numPr>
        <w:pBdr>
          <w:top w:val="nil"/>
          <w:left w:val="nil"/>
          <w:bottom w:val="nil"/>
          <w:right w:val="nil"/>
          <w:between w:val="nil"/>
        </w:pBdr>
        <w:spacing w:after="240"/>
        <w:ind w:hanging="720"/>
        <w:rPr>
          <w:rFonts w:ascii="Arial" w:eastAsia="Arial" w:hAnsi="Arial" w:cs="Arial"/>
          <w:color w:val="000000"/>
          <w:sz w:val="22"/>
          <w:szCs w:val="22"/>
        </w:rPr>
      </w:pPr>
      <w:r>
        <w:rPr>
          <w:rFonts w:ascii="Arial" w:eastAsia="Arial" w:hAnsi="Arial" w:cs="Arial"/>
          <w:color w:val="000000"/>
          <w:sz w:val="22"/>
          <w:szCs w:val="22"/>
        </w:rPr>
        <w:t xml:space="preserve">A retainer from Owner for this design of this Project is not required by </w:t>
      </w:r>
      <w:r>
        <w:rPr>
          <w:rFonts w:ascii="Arial" w:eastAsia="Arial" w:hAnsi="Arial" w:cs="Arial"/>
          <w:sz w:val="22"/>
          <w:szCs w:val="22"/>
        </w:rPr>
        <w:t>RAC Development</w:t>
      </w:r>
      <w:r>
        <w:rPr>
          <w:rFonts w:ascii="Arial" w:eastAsia="Arial" w:hAnsi="Arial" w:cs="Arial"/>
          <w:color w:val="000000"/>
          <w:sz w:val="22"/>
          <w:szCs w:val="22"/>
        </w:rPr>
        <w:t xml:space="preserve">.  </w:t>
      </w:r>
      <w:proofErr w:type="gramStart"/>
      <w:r>
        <w:rPr>
          <w:rFonts w:ascii="Arial" w:eastAsia="Arial" w:hAnsi="Arial" w:cs="Arial"/>
          <w:color w:val="000000"/>
          <w:sz w:val="22"/>
          <w:szCs w:val="22"/>
        </w:rPr>
        <w:t>Owner</w:t>
      </w:r>
      <w:proofErr w:type="gramEnd"/>
      <w:r>
        <w:rPr>
          <w:rFonts w:ascii="Arial" w:eastAsia="Arial" w:hAnsi="Arial" w:cs="Arial"/>
          <w:color w:val="000000"/>
          <w:sz w:val="22"/>
          <w:szCs w:val="22"/>
        </w:rPr>
        <w:t xml:space="preserve"> shall pay RAC Development </w:t>
      </w:r>
      <w:r w:rsidR="002909B5">
        <w:rPr>
          <w:rFonts w:ascii="Arial" w:eastAsia="Arial" w:hAnsi="Arial" w:cs="Arial"/>
          <w:color w:val="000000"/>
          <w:sz w:val="22"/>
          <w:szCs w:val="22"/>
        </w:rPr>
        <w:t>a total of TWENTY-ONE THOUSAND FIVE HUNDRED AND 00/100THS DOLLARS ($21,500.00) for t</w:t>
      </w:r>
      <w:r>
        <w:rPr>
          <w:rFonts w:ascii="Arial" w:eastAsia="Arial" w:hAnsi="Arial" w:cs="Arial"/>
          <w:color w:val="000000"/>
          <w:sz w:val="22"/>
          <w:szCs w:val="22"/>
        </w:rPr>
        <w:t xml:space="preserve">he cost of the plans and </w:t>
      </w:r>
      <w:r w:rsidR="002909B5">
        <w:rPr>
          <w:rFonts w:ascii="Arial" w:eastAsia="Arial" w:hAnsi="Arial" w:cs="Arial"/>
          <w:color w:val="000000"/>
          <w:sz w:val="22"/>
          <w:szCs w:val="22"/>
        </w:rPr>
        <w:t>design.</w:t>
      </w:r>
    </w:p>
    <w:p w14:paraId="0000002F" w14:textId="03017A02" w:rsidR="00800D34" w:rsidRDefault="00D36466">
      <w:pPr>
        <w:keepLines/>
        <w:numPr>
          <w:ilvl w:val="1"/>
          <w:numId w:val="1"/>
        </w:numPr>
        <w:pBdr>
          <w:top w:val="nil"/>
          <w:left w:val="nil"/>
          <w:bottom w:val="nil"/>
          <w:right w:val="nil"/>
          <w:between w:val="nil"/>
        </w:pBdr>
        <w:spacing w:after="240"/>
        <w:ind w:hanging="720"/>
      </w:pPr>
      <w:r>
        <w:rPr>
          <w:rFonts w:ascii="Arial" w:eastAsia="Arial" w:hAnsi="Arial" w:cs="Arial"/>
          <w:color w:val="000000"/>
          <w:sz w:val="22"/>
          <w:szCs w:val="22"/>
        </w:rPr>
        <w:lastRenderedPageBreak/>
        <w:t xml:space="preserve">Upon receipt </w:t>
      </w:r>
      <w:r w:rsidR="002909B5">
        <w:rPr>
          <w:rFonts w:ascii="Arial" w:eastAsia="Arial" w:hAnsi="Arial" w:cs="Arial"/>
          <w:color w:val="000000"/>
          <w:sz w:val="22"/>
          <w:szCs w:val="22"/>
        </w:rPr>
        <w:t xml:space="preserve">of the Construction Documents and </w:t>
      </w:r>
      <w:r w:rsidR="00F309F9">
        <w:rPr>
          <w:rFonts w:ascii="Arial" w:eastAsia="Arial" w:hAnsi="Arial" w:cs="Arial"/>
          <w:color w:val="000000"/>
          <w:sz w:val="22"/>
          <w:szCs w:val="22"/>
        </w:rPr>
        <w:t>Chosen Design</w:t>
      </w:r>
      <w:r>
        <w:rPr>
          <w:rFonts w:ascii="Arial" w:eastAsia="Arial" w:hAnsi="Arial" w:cs="Arial"/>
          <w:sz w:val="22"/>
          <w:szCs w:val="22"/>
        </w:rPr>
        <w:t>,</w:t>
      </w:r>
      <w:r>
        <w:rPr>
          <w:rFonts w:ascii="Arial" w:eastAsia="Arial" w:hAnsi="Arial" w:cs="Arial"/>
          <w:color w:val="000000"/>
          <w:sz w:val="22"/>
          <w:szCs w:val="22"/>
        </w:rPr>
        <w:t xml:space="preserve"> </w:t>
      </w:r>
      <w:r w:rsidR="005C3C01">
        <w:rPr>
          <w:rFonts w:ascii="Arial" w:eastAsia="Arial" w:hAnsi="Arial" w:cs="Arial"/>
          <w:color w:val="000000"/>
          <w:sz w:val="22"/>
          <w:szCs w:val="22"/>
        </w:rPr>
        <w:t>O</w:t>
      </w:r>
      <w:r>
        <w:rPr>
          <w:rFonts w:ascii="Arial" w:eastAsia="Arial" w:hAnsi="Arial" w:cs="Arial"/>
          <w:color w:val="000000"/>
          <w:sz w:val="22"/>
          <w:szCs w:val="22"/>
        </w:rPr>
        <w:t xml:space="preserve">wner shall pay </w:t>
      </w:r>
      <w:r>
        <w:rPr>
          <w:rFonts w:ascii="Arial" w:eastAsia="Arial" w:hAnsi="Arial" w:cs="Arial"/>
          <w:sz w:val="22"/>
          <w:szCs w:val="22"/>
        </w:rPr>
        <w:t>RAC Development</w:t>
      </w:r>
      <w:r>
        <w:rPr>
          <w:rFonts w:ascii="Arial" w:eastAsia="Arial" w:hAnsi="Arial" w:cs="Arial"/>
          <w:color w:val="000000"/>
          <w:sz w:val="22"/>
          <w:szCs w:val="22"/>
        </w:rPr>
        <w:t xml:space="preserve"> for the final amount due plus any additional services and/or </w:t>
      </w:r>
      <w:r w:rsidR="005C3C01">
        <w:rPr>
          <w:rFonts w:ascii="Arial" w:eastAsia="Arial" w:hAnsi="Arial" w:cs="Arial"/>
          <w:color w:val="000000"/>
          <w:sz w:val="22"/>
          <w:szCs w:val="22"/>
        </w:rPr>
        <w:t>project related</w:t>
      </w:r>
      <w:r>
        <w:rPr>
          <w:rFonts w:ascii="Arial" w:eastAsia="Arial" w:hAnsi="Arial" w:cs="Arial"/>
          <w:color w:val="000000"/>
          <w:sz w:val="22"/>
          <w:szCs w:val="22"/>
        </w:rPr>
        <w:t xml:space="preserve"> expenses accrued</w:t>
      </w:r>
      <w:r w:rsidR="005C3C01">
        <w:rPr>
          <w:rFonts w:ascii="Arial" w:eastAsia="Arial" w:hAnsi="Arial" w:cs="Arial"/>
          <w:color w:val="000000"/>
          <w:sz w:val="22"/>
          <w:szCs w:val="22"/>
        </w:rPr>
        <w:t xml:space="preserve"> as of the date of completion</w:t>
      </w:r>
      <w:r>
        <w:rPr>
          <w:rFonts w:ascii="Arial" w:eastAsia="Arial" w:hAnsi="Arial" w:cs="Arial"/>
          <w:color w:val="000000"/>
          <w:sz w:val="22"/>
          <w:szCs w:val="22"/>
        </w:rPr>
        <w:t xml:space="preserve">. Complete payment is due upon receipt of the design documents.  </w:t>
      </w:r>
    </w:p>
    <w:p w14:paraId="00000030" w14:textId="77777777" w:rsidR="00800D34" w:rsidRDefault="00800D34">
      <w:pPr>
        <w:pBdr>
          <w:top w:val="nil"/>
          <w:left w:val="nil"/>
          <w:bottom w:val="nil"/>
          <w:right w:val="nil"/>
          <w:between w:val="nil"/>
        </w:pBdr>
        <w:ind w:right="-360"/>
        <w:jc w:val="both"/>
        <w:rPr>
          <w:rFonts w:ascii="Arial" w:eastAsia="Arial" w:hAnsi="Arial" w:cs="Arial"/>
          <w:color w:val="000000"/>
          <w:sz w:val="22"/>
          <w:szCs w:val="22"/>
        </w:rPr>
      </w:pPr>
    </w:p>
    <w:p w14:paraId="00000033" w14:textId="269ADA14" w:rsidR="00800D34" w:rsidRPr="001228B3" w:rsidRDefault="005C3C01" w:rsidP="00885BF5">
      <w:pPr>
        <w:keepLines/>
        <w:numPr>
          <w:ilvl w:val="1"/>
          <w:numId w:val="1"/>
        </w:numPr>
        <w:pBdr>
          <w:top w:val="nil"/>
          <w:left w:val="nil"/>
          <w:bottom w:val="nil"/>
          <w:right w:val="nil"/>
          <w:between w:val="nil"/>
        </w:pBdr>
        <w:spacing w:after="240"/>
        <w:ind w:hanging="720"/>
        <w:rPr>
          <w:rFonts w:ascii="Arial" w:eastAsia="Arial" w:hAnsi="Arial" w:cs="Arial"/>
          <w:color w:val="000000"/>
          <w:sz w:val="22"/>
          <w:szCs w:val="22"/>
        </w:rPr>
      </w:pPr>
      <w:r>
        <w:rPr>
          <w:rFonts w:ascii="Arial" w:eastAsia="Arial" w:hAnsi="Arial" w:cs="Arial"/>
          <w:color w:val="000000"/>
          <w:sz w:val="22"/>
          <w:szCs w:val="22"/>
        </w:rPr>
        <w:t>INTENTIONALLY DELETED</w:t>
      </w:r>
    </w:p>
    <w:p w14:paraId="00000035" w14:textId="02E97417" w:rsidR="00800D34" w:rsidRPr="00E97BB4" w:rsidRDefault="00D36466" w:rsidP="00885BF5">
      <w:pPr>
        <w:numPr>
          <w:ilvl w:val="0"/>
          <w:numId w:val="1"/>
        </w:numPr>
        <w:pBdr>
          <w:top w:val="nil"/>
          <w:left w:val="nil"/>
          <w:bottom w:val="nil"/>
          <w:right w:val="nil"/>
          <w:between w:val="nil"/>
        </w:pBdr>
        <w:spacing w:after="240"/>
        <w:ind w:hanging="720"/>
        <w:rPr>
          <w:rFonts w:ascii="Arial" w:eastAsia="Arial" w:hAnsi="Arial" w:cs="Arial"/>
          <w:b/>
          <w:color w:val="000000"/>
        </w:rPr>
      </w:pPr>
      <w:r>
        <w:rPr>
          <w:rFonts w:ascii="Arial" w:eastAsia="Arial" w:hAnsi="Arial" w:cs="Arial"/>
          <w:b/>
          <w:color w:val="000000"/>
        </w:rPr>
        <w:t>Additional Services</w:t>
      </w:r>
    </w:p>
    <w:p w14:paraId="0000003A" w14:textId="7952BE83" w:rsidR="00800D34" w:rsidRDefault="00D36466" w:rsidP="00885BF5">
      <w:pPr>
        <w:keepLines/>
        <w:numPr>
          <w:ilvl w:val="1"/>
          <w:numId w:val="1"/>
        </w:numPr>
        <w:pBdr>
          <w:top w:val="nil"/>
          <w:left w:val="nil"/>
          <w:bottom w:val="nil"/>
          <w:right w:val="nil"/>
          <w:between w:val="nil"/>
        </w:pBdr>
        <w:spacing w:after="240"/>
        <w:ind w:hanging="720"/>
        <w:rPr>
          <w:rFonts w:ascii="Arial" w:eastAsia="Arial" w:hAnsi="Arial" w:cs="Arial"/>
          <w:color w:val="000000"/>
          <w:sz w:val="22"/>
          <w:szCs w:val="22"/>
        </w:rPr>
      </w:pPr>
      <w:r>
        <w:rPr>
          <w:rFonts w:ascii="Arial" w:eastAsia="Arial" w:hAnsi="Arial" w:cs="Arial"/>
          <w:color w:val="000000"/>
          <w:sz w:val="22"/>
          <w:szCs w:val="22"/>
        </w:rPr>
        <w:t xml:space="preserve">Further </w:t>
      </w:r>
      <w:r w:rsidR="005C3C01">
        <w:rPr>
          <w:rFonts w:ascii="Arial" w:eastAsia="Arial" w:hAnsi="Arial" w:cs="Arial"/>
          <w:color w:val="000000"/>
          <w:sz w:val="22"/>
          <w:szCs w:val="22"/>
        </w:rPr>
        <w:t xml:space="preserve">Owner’s </w:t>
      </w:r>
      <w:r>
        <w:rPr>
          <w:rFonts w:ascii="Arial" w:eastAsia="Arial" w:hAnsi="Arial" w:cs="Arial"/>
          <w:color w:val="000000"/>
          <w:sz w:val="22"/>
          <w:szCs w:val="22"/>
        </w:rPr>
        <w:t xml:space="preserve">requests or improvements to services such as additional </w:t>
      </w:r>
      <w:r w:rsidR="005C3C01">
        <w:rPr>
          <w:rFonts w:ascii="Arial" w:eastAsia="Arial" w:hAnsi="Arial" w:cs="Arial"/>
          <w:color w:val="000000"/>
          <w:sz w:val="22"/>
          <w:szCs w:val="22"/>
        </w:rPr>
        <w:t xml:space="preserve">Design </w:t>
      </w:r>
      <w:r w:rsidR="008E677F">
        <w:rPr>
          <w:rFonts w:ascii="Arial" w:eastAsia="Arial" w:hAnsi="Arial" w:cs="Arial"/>
          <w:color w:val="000000"/>
          <w:sz w:val="22"/>
          <w:szCs w:val="22"/>
        </w:rPr>
        <w:t>Development and</w:t>
      </w:r>
      <w:r w:rsidR="005C3C01">
        <w:rPr>
          <w:rFonts w:ascii="Arial" w:eastAsia="Arial" w:hAnsi="Arial" w:cs="Arial"/>
          <w:color w:val="000000"/>
          <w:sz w:val="22"/>
          <w:szCs w:val="22"/>
        </w:rPr>
        <w:t xml:space="preserve"> Review </w:t>
      </w:r>
      <w:r>
        <w:rPr>
          <w:rFonts w:ascii="Arial" w:eastAsia="Arial" w:hAnsi="Arial" w:cs="Arial"/>
          <w:color w:val="000000"/>
          <w:sz w:val="22"/>
          <w:szCs w:val="22"/>
        </w:rPr>
        <w:t xml:space="preserve">meetings, </w:t>
      </w:r>
      <w:r w:rsidR="003616AF">
        <w:rPr>
          <w:rFonts w:ascii="Arial" w:eastAsia="Arial" w:hAnsi="Arial" w:cs="Arial"/>
          <w:color w:val="000000"/>
          <w:sz w:val="22"/>
          <w:szCs w:val="22"/>
        </w:rPr>
        <w:t>Additional Revision</w:t>
      </w:r>
      <w:r w:rsidR="00884611">
        <w:rPr>
          <w:rFonts w:ascii="Arial" w:eastAsia="Arial" w:hAnsi="Arial" w:cs="Arial"/>
          <w:color w:val="000000"/>
          <w:sz w:val="22"/>
          <w:szCs w:val="22"/>
        </w:rPr>
        <w:t>s</w:t>
      </w:r>
      <w:r>
        <w:rPr>
          <w:rFonts w:ascii="Arial" w:eastAsia="Arial" w:hAnsi="Arial" w:cs="Arial"/>
          <w:color w:val="000000"/>
          <w:sz w:val="22"/>
          <w:szCs w:val="22"/>
        </w:rPr>
        <w:t xml:space="preserve">, </w:t>
      </w:r>
      <w:r w:rsidR="00884611">
        <w:rPr>
          <w:rFonts w:ascii="Arial" w:eastAsia="Arial" w:hAnsi="Arial" w:cs="Arial"/>
          <w:color w:val="000000"/>
          <w:sz w:val="22"/>
          <w:szCs w:val="22"/>
        </w:rPr>
        <w:t>and/</w:t>
      </w:r>
      <w:r>
        <w:rPr>
          <w:rFonts w:ascii="Arial" w:eastAsia="Arial" w:hAnsi="Arial" w:cs="Arial"/>
          <w:color w:val="000000"/>
          <w:sz w:val="22"/>
          <w:szCs w:val="22"/>
        </w:rPr>
        <w:t xml:space="preserve">or other </w:t>
      </w:r>
      <w:r w:rsidR="00740106">
        <w:rPr>
          <w:rFonts w:ascii="Arial" w:eastAsia="Arial" w:hAnsi="Arial" w:cs="Arial"/>
          <w:color w:val="000000"/>
          <w:sz w:val="22"/>
          <w:szCs w:val="22"/>
        </w:rPr>
        <w:t>additional service</w:t>
      </w:r>
      <w:r w:rsidR="003616AF">
        <w:rPr>
          <w:rFonts w:ascii="Arial" w:eastAsia="Arial" w:hAnsi="Arial" w:cs="Arial"/>
          <w:color w:val="000000"/>
          <w:sz w:val="22"/>
          <w:szCs w:val="22"/>
        </w:rPr>
        <w:t xml:space="preserve"> </w:t>
      </w:r>
      <w:r>
        <w:rPr>
          <w:rFonts w:ascii="Arial" w:eastAsia="Arial" w:hAnsi="Arial" w:cs="Arial"/>
          <w:color w:val="000000"/>
          <w:sz w:val="22"/>
          <w:szCs w:val="22"/>
        </w:rPr>
        <w:t xml:space="preserve">after </w:t>
      </w:r>
      <w:r w:rsidR="005C3C01">
        <w:rPr>
          <w:rFonts w:ascii="Arial" w:eastAsia="Arial" w:hAnsi="Arial" w:cs="Arial"/>
          <w:color w:val="000000"/>
          <w:sz w:val="22"/>
          <w:szCs w:val="22"/>
        </w:rPr>
        <w:t xml:space="preserve">Owner has </w:t>
      </w:r>
      <w:r w:rsidR="00726176">
        <w:rPr>
          <w:rFonts w:ascii="Arial" w:eastAsia="Arial" w:hAnsi="Arial" w:cs="Arial"/>
          <w:color w:val="000000"/>
          <w:sz w:val="22"/>
          <w:szCs w:val="22"/>
        </w:rPr>
        <w:t>made final the Chosen Design</w:t>
      </w:r>
      <w:r w:rsidR="00BF3C49">
        <w:rPr>
          <w:rFonts w:ascii="Arial" w:eastAsia="Arial" w:hAnsi="Arial" w:cs="Arial"/>
          <w:color w:val="000000"/>
          <w:sz w:val="22"/>
          <w:szCs w:val="22"/>
        </w:rPr>
        <w:t xml:space="preserve"> </w:t>
      </w:r>
      <w:r w:rsidR="00740106">
        <w:rPr>
          <w:rFonts w:ascii="Arial" w:eastAsia="Arial" w:hAnsi="Arial" w:cs="Arial"/>
          <w:color w:val="000000"/>
          <w:sz w:val="22"/>
          <w:szCs w:val="22"/>
        </w:rPr>
        <w:t xml:space="preserve">and </w:t>
      </w:r>
      <w:r>
        <w:rPr>
          <w:rFonts w:ascii="Arial" w:eastAsia="Arial" w:hAnsi="Arial" w:cs="Arial"/>
          <w:color w:val="000000"/>
          <w:sz w:val="22"/>
          <w:szCs w:val="22"/>
        </w:rPr>
        <w:t xml:space="preserve">completion of the services outlined </w:t>
      </w:r>
      <w:proofErr w:type="gramStart"/>
      <w:r>
        <w:rPr>
          <w:rFonts w:ascii="Arial" w:eastAsia="Arial" w:hAnsi="Arial" w:cs="Arial"/>
          <w:color w:val="000000"/>
          <w:sz w:val="22"/>
          <w:szCs w:val="22"/>
        </w:rPr>
        <w:t>above</w:t>
      </w:r>
      <w:r w:rsidR="00740106">
        <w:rPr>
          <w:rFonts w:ascii="Arial" w:eastAsia="Arial" w:hAnsi="Arial" w:cs="Arial"/>
          <w:color w:val="000000"/>
          <w:sz w:val="22"/>
          <w:szCs w:val="22"/>
        </w:rPr>
        <w:t>,</w:t>
      </w:r>
      <w:proofErr w:type="gramEnd"/>
      <w:r>
        <w:rPr>
          <w:rFonts w:ascii="Arial" w:eastAsia="Arial" w:hAnsi="Arial" w:cs="Arial"/>
          <w:color w:val="000000"/>
          <w:sz w:val="22"/>
          <w:szCs w:val="22"/>
        </w:rPr>
        <w:t xml:space="preserve"> shall be considered Additional Services. Additional Services will be billed in addition to the base fee at a rate </w:t>
      </w:r>
      <w:r w:rsidR="009C3642">
        <w:rPr>
          <w:rFonts w:ascii="Arial" w:eastAsia="Arial" w:hAnsi="Arial" w:cs="Arial"/>
          <w:color w:val="000000"/>
          <w:sz w:val="22"/>
          <w:szCs w:val="22"/>
        </w:rPr>
        <w:t xml:space="preserve">of ONE HUNDRED </w:t>
      </w:r>
      <w:r w:rsidR="00387AAC">
        <w:rPr>
          <w:rFonts w:ascii="Arial" w:eastAsia="Arial" w:hAnsi="Arial" w:cs="Arial"/>
          <w:color w:val="000000"/>
          <w:sz w:val="22"/>
          <w:szCs w:val="22"/>
        </w:rPr>
        <w:t>TWENTY-FIVE</w:t>
      </w:r>
      <w:r w:rsidR="009C3642">
        <w:rPr>
          <w:rFonts w:ascii="Arial" w:eastAsia="Arial" w:hAnsi="Arial" w:cs="Arial"/>
          <w:color w:val="000000"/>
          <w:sz w:val="22"/>
          <w:szCs w:val="22"/>
        </w:rPr>
        <w:t xml:space="preserve"> AND 00/100THS ($125.00)</w:t>
      </w:r>
      <w:r w:rsidR="000835CE">
        <w:rPr>
          <w:rFonts w:ascii="Arial" w:eastAsia="Arial" w:hAnsi="Arial" w:cs="Arial"/>
          <w:color w:val="000000"/>
          <w:sz w:val="22"/>
          <w:szCs w:val="22"/>
        </w:rPr>
        <w:t>.</w:t>
      </w:r>
    </w:p>
    <w:p w14:paraId="0000003B" w14:textId="0FB2264D" w:rsidR="00800D34" w:rsidRDefault="00D36466">
      <w:pPr>
        <w:pBdr>
          <w:top w:val="nil"/>
          <w:left w:val="nil"/>
          <w:bottom w:val="nil"/>
          <w:right w:val="nil"/>
          <w:between w:val="nil"/>
        </w:pBdr>
        <w:ind w:left="720"/>
        <w:rPr>
          <w:rFonts w:ascii="Arial" w:eastAsia="Arial" w:hAnsi="Arial" w:cs="Arial"/>
          <w:color w:val="000000"/>
          <w:sz w:val="22"/>
          <w:szCs w:val="22"/>
        </w:rPr>
      </w:pPr>
      <w:r>
        <w:rPr>
          <w:rFonts w:ascii="Arial" w:eastAsia="Arial" w:hAnsi="Arial" w:cs="Arial"/>
          <w:color w:val="000000"/>
          <w:sz w:val="22"/>
          <w:szCs w:val="22"/>
        </w:rPr>
        <w:t xml:space="preserve">Time will accrue at </w:t>
      </w:r>
      <w:proofErr w:type="spellStart"/>
      <w:r w:rsidR="00387AAC">
        <w:rPr>
          <w:rFonts w:ascii="Arial" w:eastAsia="Arial" w:hAnsi="Arial" w:cs="Arial"/>
          <w:color w:val="000000"/>
          <w:sz w:val="22"/>
          <w:szCs w:val="22"/>
        </w:rPr>
        <w:t>fifiteen</w:t>
      </w:r>
      <w:proofErr w:type="spellEnd"/>
      <w:r w:rsidR="00387AAC">
        <w:rPr>
          <w:rFonts w:ascii="Arial" w:eastAsia="Arial" w:hAnsi="Arial" w:cs="Arial"/>
          <w:color w:val="000000"/>
          <w:sz w:val="22"/>
          <w:szCs w:val="22"/>
        </w:rPr>
        <w:t xml:space="preserve"> (</w:t>
      </w:r>
      <w:r>
        <w:rPr>
          <w:rFonts w:ascii="Arial" w:eastAsia="Arial" w:hAnsi="Arial" w:cs="Arial"/>
          <w:color w:val="0000FF"/>
          <w:sz w:val="22"/>
          <w:szCs w:val="22"/>
        </w:rPr>
        <w:t>15</w:t>
      </w:r>
      <w:r w:rsidR="00387AAC">
        <w:rPr>
          <w:rFonts w:ascii="Arial" w:eastAsia="Arial" w:hAnsi="Arial" w:cs="Arial"/>
          <w:color w:val="0000FF"/>
          <w:sz w:val="22"/>
          <w:szCs w:val="22"/>
        </w:rPr>
        <w:t>)</w:t>
      </w:r>
      <w:r>
        <w:rPr>
          <w:rFonts w:ascii="Arial" w:eastAsia="Arial" w:hAnsi="Arial" w:cs="Arial"/>
          <w:color w:val="0000FF"/>
          <w:sz w:val="22"/>
          <w:szCs w:val="22"/>
        </w:rPr>
        <w:t xml:space="preserve"> </w:t>
      </w:r>
      <w:r>
        <w:rPr>
          <w:rFonts w:ascii="Arial" w:eastAsia="Arial" w:hAnsi="Arial" w:cs="Arial"/>
          <w:color w:val="000000"/>
          <w:sz w:val="22"/>
          <w:szCs w:val="22"/>
        </w:rPr>
        <w:t xml:space="preserve">minute intervals. Complete documentation of the </w:t>
      </w:r>
      <w:r>
        <w:rPr>
          <w:rFonts w:ascii="Arial" w:eastAsia="Arial" w:hAnsi="Arial" w:cs="Arial"/>
          <w:color w:val="000000"/>
          <w:sz w:val="22"/>
          <w:szCs w:val="22"/>
        </w:rPr>
        <w:t>hours accrued will be supplied to the owner upon final billing.</w:t>
      </w:r>
    </w:p>
    <w:p w14:paraId="0000003C" w14:textId="77777777" w:rsidR="00800D34" w:rsidRDefault="00800D34">
      <w:pPr>
        <w:pBdr>
          <w:top w:val="nil"/>
          <w:left w:val="nil"/>
          <w:bottom w:val="nil"/>
          <w:right w:val="nil"/>
          <w:between w:val="nil"/>
        </w:pBdr>
        <w:ind w:right="-360"/>
        <w:rPr>
          <w:rFonts w:ascii="Arial" w:eastAsia="Arial" w:hAnsi="Arial" w:cs="Arial"/>
          <w:color w:val="000000"/>
          <w:sz w:val="22"/>
          <w:szCs w:val="22"/>
        </w:rPr>
      </w:pPr>
    </w:p>
    <w:p w14:paraId="0000003E" w14:textId="283F6D9E" w:rsidR="00800D34" w:rsidRPr="00387AAC" w:rsidRDefault="00D36466" w:rsidP="00885BF5">
      <w:pPr>
        <w:keepLines/>
        <w:numPr>
          <w:ilvl w:val="1"/>
          <w:numId w:val="1"/>
        </w:numPr>
        <w:pBdr>
          <w:top w:val="nil"/>
          <w:left w:val="nil"/>
          <w:bottom w:val="nil"/>
          <w:right w:val="nil"/>
          <w:between w:val="nil"/>
        </w:pBdr>
        <w:spacing w:after="240"/>
        <w:ind w:hanging="720"/>
        <w:rPr>
          <w:rFonts w:ascii="Arial" w:eastAsia="Arial" w:hAnsi="Arial" w:cs="Arial"/>
          <w:color w:val="000000"/>
          <w:sz w:val="22"/>
          <w:szCs w:val="22"/>
        </w:rPr>
      </w:pPr>
      <w:r>
        <w:rPr>
          <w:rFonts w:ascii="Arial" w:eastAsia="Arial" w:hAnsi="Arial" w:cs="Arial"/>
          <w:color w:val="000000"/>
          <w:sz w:val="22"/>
          <w:szCs w:val="22"/>
        </w:rPr>
        <w:t xml:space="preserve">Fees for all additional services will be due </w:t>
      </w:r>
      <w:proofErr w:type="gramStart"/>
      <w:r>
        <w:rPr>
          <w:rFonts w:ascii="Arial" w:eastAsia="Arial" w:hAnsi="Arial" w:cs="Arial"/>
          <w:color w:val="000000"/>
          <w:sz w:val="22"/>
          <w:szCs w:val="22"/>
        </w:rPr>
        <w:t>upon</w:t>
      </w:r>
      <w:proofErr w:type="gramEnd"/>
      <w:r>
        <w:rPr>
          <w:rFonts w:ascii="Arial" w:eastAsia="Arial" w:hAnsi="Arial" w:cs="Arial"/>
          <w:sz w:val="22"/>
          <w:szCs w:val="22"/>
        </w:rPr>
        <w:t xml:space="preserve"> invoice</w:t>
      </w:r>
      <w:r>
        <w:rPr>
          <w:rFonts w:ascii="Arial" w:eastAsia="Arial" w:hAnsi="Arial" w:cs="Arial"/>
          <w:color w:val="000000"/>
          <w:sz w:val="22"/>
          <w:szCs w:val="22"/>
        </w:rPr>
        <w:t>.</w:t>
      </w:r>
    </w:p>
    <w:p w14:paraId="0000003F" w14:textId="77777777" w:rsidR="00800D34" w:rsidRDefault="00D36466">
      <w:pPr>
        <w:keepLines/>
        <w:numPr>
          <w:ilvl w:val="1"/>
          <w:numId w:val="1"/>
        </w:numPr>
        <w:pBdr>
          <w:top w:val="nil"/>
          <w:left w:val="nil"/>
          <w:bottom w:val="nil"/>
          <w:right w:val="nil"/>
          <w:between w:val="nil"/>
        </w:pBdr>
        <w:spacing w:after="240"/>
        <w:ind w:hanging="720"/>
      </w:pPr>
      <w:r>
        <w:rPr>
          <w:rFonts w:ascii="Arial" w:eastAsia="Arial" w:hAnsi="Arial" w:cs="Arial"/>
          <w:color w:val="000000"/>
          <w:sz w:val="22"/>
          <w:szCs w:val="22"/>
        </w:rPr>
        <w:t>No Additional Services shall be undertaken without the express written consent of the owner.</w:t>
      </w:r>
    </w:p>
    <w:p w14:paraId="00000040" w14:textId="77777777" w:rsidR="00800D34" w:rsidRDefault="00800D34">
      <w:pPr>
        <w:pBdr>
          <w:top w:val="nil"/>
          <w:left w:val="nil"/>
          <w:bottom w:val="nil"/>
          <w:right w:val="nil"/>
          <w:between w:val="nil"/>
        </w:pBdr>
        <w:ind w:right="-360"/>
        <w:jc w:val="both"/>
        <w:rPr>
          <w:rFonts w:ascii="Arial" w:eastAsia="Arial" w:hAnsi="Arial" w:cs="Arial"/>
          <w:color w:val="000000"/>
          <w:sz w:val="22"/>
          <w:szCs w:val="22"/>
        </w:rPr>
      </w:pPr>
    </w:p>
    <w:p w14:paraId="00000041" w14:textId="77777777" w:rsidR="00800D34" w:rsidRDefault="00800D34">
      <w:pPr>
        <w:pBdr>
          <w:top w:val="nil"/>
          <w:left w:val="nil"/>
          <w:bottom w:val="nil"/>
          <w:right w:val="nil"/>
          <w:between w:val="nil"/>
        </w:pBdr>
        <w:ind w:right="-360"/>
        <w:jc w:val="both"/>
        <w:rPr>
          <w:rFonts w:ascii="Arial" w:eastAsia="Arial" w:hAnsi="Arial" w:cs="Arial"/>
          <w:color w:val="000000"/>
          <w:sz w:val="22"/>
          <w:szCs w:val="22"/>
        </w:rPr>
      </w:pPr>
    </w:p>
    <w:p w14:paraId="00000043" w14:textId="17ADE250" w:rsidR="00800D34" w:rsidRPr="00E97BB4" w:rsidRDefault="00D36466" w:rsidP="00885BF5">
      <w:pPr>
        <w:numPr>
          <w:ilvl w:val="0"/>
          <w:numId w:val="1"/>
        </w:numPr>
        <w:pBdr>
          <w:top w:val="nil"/>
          <w:left w:val="nil"/>
          <w:bottom w:val="nil"/>
          <w:right w:val="nil"/>
          <w:between w:val="nil"/>
        </w:pBdr>
        <w:spacing w:after="240"/>
        <w:ind w:hanging="720"/>
        <w:rPr>
          <w:rFonts w:ascii="Arial" w:eastAsia="Arial" w:hAnsi="Arial" w:cs="Arial"/>
          <w:b/>
          <w:color w:val="000000"/>
        </w:rPr>
      </w:pPr>
      <w:r>
        <w:rPr>
          <w:rFonts w:ascii="Arial" w:eastAsia="Arial" w:hAnsi="Arial" w:cs="Arial"/>
          <w:b/>
          <w:color w:val="000000"/>
        </w:rPr>
        <w:t xml:space="preserve">Ownership of Documents and </w:t>
      </w:r>
      <w:r>
        <w:rPr>
          <w:rFonts w:ascii="Arial" w:eastAsia="Arial" w:hAnsi="Arial" w:cs="Arial"/>
          <w:b/>
          <w:color w:val="000000"/>
        </w:rPr>
        <w:t>Indemnity</w:t>
      </w:r>
    </w:p>
    <w:p w14:paraId="00000044" w14:textId="4AEE9BE9" w:rsidR="00800D34" w:rsidRPr="00885BF5" w:rsidRDefault="00D36466">
      <w:pPr>
        <w:keepLines/>
        <w:numPr>
          <w:ilvl w:val="1"/>
          <w:numId w:val="1"/>
        </w:numPr>
        <w:pBdr>
          <w:top w:val="nil"/>
          <w:left w:val="nil"/>
          <w:bottom w:val="nil"/>
          <w:right w:val="nil"/>
          <w:between w:val="nil"/>
        </w:pBdr>
        <w:ind w:hanging="720"/>
      </w:pPr>
      <w:r>
        <w:rPr>
          <w:rFonts w:ascii="Arial" w:eastAsia="Arial" w:hAnsi="Arial" w:cs="Arial"/>
          <w:color w:val="000000"/>
          <w:sz w:val="22"/>
          <w:szCs w:val="22"/>
        </w:rPr>
        <w:t xml:space="preserve">Drawings and specifications as instruments of service are and shall remain the property of </w:t>
      </w:r>
      <w:r>
        <w:rPr>
          <w:rFonts w:ascii="Arial" w:eastAsia="Arial" w:hAnsi="Arial" w:cs="Arial"/>
          <w:color w:val="0000FF"/>
          <w:sz w:val="22"/>
          <w:szCs w:val="22"/>
        </w:rPr>
        <w:t>RAC Development</w:t>
      </w:r>
      <w:r>
        <w:rPr>
          <w:rFonts w:ascii="Arial" w:eastAsia="Arial" w:hAnsi="Arial" w:cs="Arial"/>
          <w:color w:val="000000"/>
          <w:sz w:val="22"/>
          <w:szCs w:val="22"/>
        </w:rPr>
        <w:t xml:space="preserve">, whether the </w:t>
      </w:r>
      <w:r w:rsidR="00387AAC">
        <w:rPr>
          <w:rFonts w:ascii="Arial" w:eastAsia="Arial" w:hAnsi="Arial" w:cs="Arial"/>
          <w:color w:val="000000"/>
          <w:sz w:val="22"/>
          <w:szCs w:val="22"/>
        </w:rPr>
        <w:t xml:space="preserve">Project </w:t>
      </w:r>
      <w:r>
        <w:rPr>
          <w:rFonts w:ascii="Arial" w:eastAsia="Arial" w:hAnsi="Arial" w:cs="Arial"/>
          <w:color w:val="000000"/>
          <w:sz w:val="22"/>
          <w:szCs w:val="22"/>
        </w:rPr>
        <w:t xml:space="preserve">is </w:t>
      </w:r>
      <w:r w:rsidR="00387AAC">
        <w:rPr>
          <w:rFonts w:ascii="Arial" w:eastAsia="Arial" w:hAnsi="Arial" w:cs="Arial"/>
          <w:color w:val="000000"/>
          <w:sz w:val="22"/>
          <w:szCs w:val="22"/>
        </w:rPr>
        <w:t>built</w:t>
      </w:r>
      <w:r>
        <w:rPr>
          <w:rFonts w:ascii="Arial" w:eastAsia="Arial" w:hAnsi="Arial" w:cs="Arial"/>
          <w:color w:val="000000"/>
          <w:sz w:val="22"/>
          <w:szCs w:val="22"/>
        </w:rPr>
        <w:t xml:space="preserve"> or not.  The owner shall be permitted to retain copies including reproducible copies of the </w:t>
      </w:r>
      <w:r w:rsidR="00B543AD">
        <w:rPr>
          <w:rFonts w:ascii="Arial" w:eastAsia="Arial" w:hAnsi="Arial" w:cs="Arial"/>
          <w:color w:val="000000"/>
          <w:sz w:val="22"/>
          <w:szCs w:val="22"/>
        </w:rPr>
        <w:t>Chosen Design and Construction Documents (“Project Documents”)</w:t>
      </w:r>
      <w:r>
        <w:rPr>
          <w:rFonts w:ascii="Arial" w:eastAsia="Arial" w:hAnsi="Arial" w:cs="Arial"/>
          <w:color w:val="000000"/>
          <w:sz w:val="22"/>
          <w:szCs w:val="22"/>
        </w:rPr>
        <w:t xml:space="preserve">.  The owner may submit or distribute </w:t>
      </w:r>
      <w:proofErr w:type="gramStart"/>
      <w:r>
        <w:rPr>
          <w:rFonts w:ascii="Arial" w:eastAsia="Arial" w:hAnsi="Arial" w:cs="Arial"/>
          <w:color w:val="000000"/>
          <w:sz w:val="22"/>
          <w:szCs w:val="22"/>
        </w:rPr>
        <w:t>the</w:t>
      </w:r>
      <w:r w:rsidR="00B543AD">
        <w:rPr>
          <w:rFonts w:ascii="Arial" w:eastAsia="Arial" w:hAnsi="Arial" w:cs="Arial"/>
          <w:color w:val="000000"/>
          <w:sz w:val="22"/>
          <w:szCs w:val="22"/>
        </w:rPr>
        <w:t xml:space="preserve"> </w:t>
      </w:r>
      <w:r>
        <w:rPr>
          <w:rFonts w:ascii="Arial" w:eastAsia="Arial" w:hAnsi="Arial" w:cs="Arial"/>
          <w:color w:val="000000"/>
          <w:sz w:val="22"/>
          <w:szCs w:val="22"/>
        </w:rPr>
        <w:t xml:space="preserve"> </w:t>
      </w:r>
      <w:r w:rsidR="001E7EA5">
        <w:rPr>
          <w:rFonts w:ascii="Arial" w:eastAsia="Arial" w:hAnsi="Arial" w:cs="Arial"/>
          <w:color w:val="000000"/>
          <w:sz w:val="22"/>
          <w:szCs w:val="22"/>
        </w:rPr>
        <w:t>Project</w:t>
      </w:r>
      <w:proofErr w:type="gramEnd"/>
      <w:r w:rsidR="001E7EA5">
        <w:rPr>
          <w:rFonts w:ascii="Arial" w:eastAsia="Arial" w:hAnsi="Arial" w:cs="Arial"/>
          <w:color w:val="000000"/>
          <w:sz w:val="22"/>
          <w:szCs w:val="22"/>
        </w:rPr>
        <w:t xml:space="preserve"> Documents to any other contractor for purposes of the </w:t>
      </w:r>
      <w:r>
        <w:rPr>
          <w:rFonts w:ascii="Arial" w:eastAsia="Arial" w:hAnsi="Arial" w:cs="Arial"/>
          <w:sz w:val="22"/>
          <w:szCs w:val="22"/>
        </w:rPr>
        <w:t>construct</w:t>
      </w:r>
      <w:r w:rsidR="001E7EA5">
        <w:rPr>
          <w:rFonts w:ascii="Arial" w:eastAsia="Arial" w:hAnsi="Arial" w:cs="Arial"/>
          <w:sz w:val="22"/>
          <w:szCs w:val="22"/>
        </w:rPr>
        <w:t>ion of</w:t>
      </w:r>
      <w:r>
        <w:rPr>
          <w:rFonts w:ascii="Arial" w:eastAsia="Arial" w:hAnsi="Arial" w:cs="Arial"/>
          <w:color w:val="000000"/>
          <w:sz w:val="22"/>
          <w:szCs w:val="22"/>
        </w:rPr>
        <w:t xml:space="preserve"> this </w:t>
      </w:r>
      <w:r w:rsidR="00B543AD">
        <w:rPr>
          <w:rFonts w:ascii="Arial" w:eastAsia="Arial" w:hAnsi="Arial" w:cs="Arial"/>
          <w:color w:val="000000"/>
          <w:sz w:val="22"/>
          <w:szCs w:val="22"/>
        </w:rPr>
        <w:t xml:space="preserve">Project </w:t>
      </w:r>
      <w:r>
        <w:rPr>
          <w:rFonts w:ascii="Arial" w:eastAsia="Arial" w:hAnsi="Arial" w:cs="Arial"/>
          <w:color w:val="000000"/>
          <w:sz w:val="22"/>
          <w:szCs w:val="22"/>
        </w:rPr>
        <w:t xml:space="preserve">only.  Any sale, reproduction, creation of derivative works based on </w:t>
      </w:r>
      <w:r w:rsidR="001E7EA5">
        <w:rPr>
          <w:rFonts w:ascii="Arial" w:eastAsia="Arial" w:hAnsi="Arial" w:cs="Arial"/>
          <w:color w:val="000000"/>
          <w:sz w:val="22"/>
          <w:szCs w:val="22"/>
        </w:rPr>
        <w:t xml:space="preserve">Project </w:t>
      </w:r>
      <w:r w:rsidR="007229DF">
        <w:rPr>
          <w:rFonts w:ascii="Arial" w:eastAsia="Arial" w:hAnsi="Arial" w:cs="Arial"/>
          <w:color w:val="000000"/>
          <w:sz w:val="22"/>
          <w:szCs w:val="22"/>
        </w:rPr>
        <w:t>Documents</w:t>
      </w:r>
      <w:r>
        <w:rPr>
          <w:rFonts w:ascii="Arial" w:eastAsia="Arial" w:hAnsi="Arial" w:cs="Arial"/>
          <w:color w:val="000000"/>
          <w:sz w:val="22"/>
          <w:szCs w:val="22"/>
        </w:rPr>
        <w:t xml:space="preserve">, or use of these documents without proper compensation to </w:t>
      </w:r>
      <w:r>
        <w:rPr>
          <w:rFonts w:ascii="Arial" w:eastAsia="Arial" w:hAnsi="Arial" w:cs="Arial"/>
          <w:color w:val="0000FF"/>
          <w:sz w:val="22"/>
          <w:szCs w:val="22"/>
        </w:rPr>
        <w:t>RAC Development</w:t>
      </w:r>
      <w:r>
        <w:rPr>
          <w:rFonts w:ascii="Arial" w:eastAsia="Arial" w:hAnsi="Arial" w:cs="Arial"/>
          <w:color w:val="000000"/>
          <w:sz w:val="22"/>
          <w:szCs w:val="22"/>
        </w:rPr>
        <w:t xml:space="preserve">, and the express written consent </w:t>
      </w:r>
      <w:proofErr w:type="gramStart"/>
      <w:r>
        <w:rPr>
          <w:rFonts w:ascii="Arial" w:eastAsia="Arial" w:hAnsi="Arial" w:cs="Arial"/>
          <w:color w:val="000000"/>
          <w:sz w:val="22"/>
          <w:szCs w:val="22"/>
        </w:rPr>
        <w:t xml:space="preserve">of  </w:t>
      </w:r>
      <w:r>
        <w:rPr>
          <w:rFonts w:ascii="Arial" w:eastAsia="Arial" w:hAnsi="Arial" w:cs="Arial"/>
          <w:color w:val="0000FF"/>
          <w:sz w:val="22"/>
          <w:szCs w:val="22"/>
        </w:rPr>
        <w:t>RAC</w:t>
      </w:r>
      <w:proofErr w:type="gramEnd"/>
      <w:r>
        <w:rPr>
          <w:rFonts w:ascii="Arial" w:eastAsia="Arial" w:hAnsi="Arial" w:cs="Arial"/>
          <w:color w:val="0000FF"/>
          <w:sz w:val="22"/>
          <w:szCs w:val="22"/>
        </w:rPr>
        <w:t xml:space="preserve"> Development</w:t>
      </w:r>
      <w:r>
        <w:rPr>
          <w:rFonts w:ascii="Arial" w:eastAsia="Arial" w:hAnsi="Arial" w:cs="Arial"/>
          <w:color w:val="000000"/>
          <w:sz w:val="22"/>
          <w:szCs w:val="22"/>
        </w:rPr>
        <w:t>, is strictly prohibited</w:t>
      </w:r>
      <w:r w:rsidR="00DC4C02">
        <w:rPr>
          <w:rFonts w:ascii="Arial" w:eastAsia="Arial" w:hAnsi="Arial" w:cs="Arial"/>
          <w:color w:val="000000"/>
          <w:sz w:val="22"/>
          <w:szCs w:val="22"/>
        </w:rPr>
        <w:t>.</w:t>
      </w:r>
    </w:p>
    <w:p w14:paraId="56DF4E06" w14:textId="77777777" w:rsidR="00E97BB4" w:rsidRDefault="00E97BB4" w:rsidP="00885BF5">
      <w:pPr>
        <w:keepLines/>
        <w:pBdr>
          <w:top w:val="nil"/>
          <w:left w:val="nil"/>
          <w:bottom w:val="nil"/>
          <w:right w:val="nil"/>
          <w:between w:val="nil"/>
        </w:pBdr>
        <w:ind w:left="720"/>
      </w:pPr>
    </w:p>
    <w:p w14:paraId="00000045" w14:textId="3AA11D06" w:rsidR="00800D34" w:rsidRDefault="00D36466">
      <w:pPr>
        <w:keepLines/>
        <w:numPr>
          <w:ilvl w:val="1"/>
          <w:numId w:val="1"/>
        </w:numPr>
        <w:pBdr>
          <w:top w:val="nil"/>
          <w:left w:val="nil"/>
          <w:bottom w:val="nil"/>
          <w:right w:val="nil"/>
          <w:between w:val="nil"/>
        </w:pBdr>
        <w:spacing w:after="240"/>
        <w:ind w:hanging="720"/>
      </w:pPr>
      <w:r>
        <w:rPr>
          <w:rFonts w:ascii="Arial" w:eastAsia="Arial" w:hAnsi="Arial" w:cs="Arial"/>
          <w:color w:val="000000"/>
          <w:sz w:val="22"/>
          <w:szCs w:val="22"/>
        </w:rPr>
        <w:t xml:space="preserve">To the fullest extent permitted by law, Owner shall indemnify and hold harmless </w:t>
      </w:r>
      <w:r>
        <w:rPr>
          <w:rFonts w:ascii="Arial" w:eastAsia="Arial" w:hAnsi="Arial" w:cs="Arial"/>
          <w:sz w:val="22"/>
          <w:szCs w:val="22"/>
        </w:rPr>
        <w:t>RAC Development</w:t>
      </w:r>
      <w:r>
        <w:rPr>
          <w:rFonts w:ascii="Arial" w:eastAsia="Arial" w:hAnsi="Arial" w:cs="Arial"/>
          <w:color w:val="000000"/>
          <w:sz w:val="22"/>
          <w:szCs w:val="22"/>
        </w:rPr>
        <w:t>,</w:t>
      </w:r>
      <w:r>
        <w:rPr>
          <w:rFonts w:ascii="Arial" w:eastAsia="Arial" w:hAnsi="Arial" w:cs="Arial"/>
          <w:sz w:val="22"/>
          <w:szCs w:val="22"/>
        </w:rPr>
        <w:t xml:space="preserve"> RAC Development</w:t>
      </w:r>
      <w:r w:rsidR="00DC4C02">
        <w:rPr>
          <w:rFonts w:ascii="Arial" w:eastAsia="Arial" w:hAnsi="Arial" w:cs="Arial"/>
          <w:color w:val="000000"/>
          <w:sz w:val="22"/>
          <w:szCs w:val="22"/>
        </w:rPr>
        <w:t>’</w:t>
      </w:r>
      <w:r>
        <w:rPr>
          <w:rFonts w:ascii="Arial" w:eastAsia="Arial" w:hAnsi="Arial" w:cs="Arial"/>
          <w:color w:val="000000"/>
          <w:sz w:val="22"/>
          <w:szCs w:val="22"/>
        </w:rPr>
        <w:t>s representatives, agents</w:t>
      </w:r>
      <w:r>
        <w:rPr>
          <w:rFonts w:ascii="Arial" w:eastAsia="Arial" w:hAnsi="Arial" w:cs="Arial"/>
          <w:sz w:val="22"/>
          <w:szCs w:val="22"/>
        </w:rPr>
        <w:t>,</w:t>
      </w:r>
      <w:r>
        <w:rPr>
          <w:rFonts w:ascii="Arial" w:eastAsia="Arial" w:hAnsi="Arial" w:cs="Arial"/>
          <w:color w:val="000000"/>
          <w:sz w:val="22"/>
          <w:szCs w:val="22"/>
        </w:rPr>
        <w:t xml:space="preserve"> and employees from all claims, losses, damages</w:t>
      </w:r>
      <w:r>
        <w:rPr>
          <w:rFonts w:ascii="Arial" w:eastAsia="Arial" w:hAnsi="Arial" w:cs="Arial"/>
          <w:sz w:val="22"/>
          <w:szCs w:val="22"/>
        </w:rPr>
        <w:t>,</w:t>
      </w:r>
      <w:r>
        <w:rPr>
          <w:rFonts w:ascii="Arial" w:eastAsia="Arial" w:hAnsi="Arial" w:cs="Arial"/>
          <w:color w:val="000000"/>
          <w:sz w:val="22"/>
          <w:szCs w:val="22"/>
        </w:rPr>
        <w:t xml:space="preserve"> and expenses, including attorney’s fees arising out of or resulting from the performance of the work, provided that such claim, loss, damage or expense is caused in whole or in part by any negligent act or omission of the Owner, anyone directly employed by them or anyone whose acts they are liable for, and attributes to bodily injury, sickness, disease or death, mold growth, or to injury to or destruc</w:t>
      </w:r>
      <w:r>
        <w:rPr>
          <w:rFonts w:ascii="Arial" w:eastAsia="Arial" w:hAnsi="Arial" w:cs="Arial"/>
          <w:color w:val="000000"/>
          <w:sz w:val="22"/>
          <w:szCs w:val="22"/>
        </w:rPr>
        <w:t>tion of tangible property including any resulting loss of use, regardless of whether or not it is caused in part by a party indemnified above.</w:t>
      </w:r>
    </w:p>
    <w:p w14:paraId="5739FE8C" w14:textId="10AB5022" w:rsidR="00E97BB4" w:rsidRPr="00885BF5" w:rsidRDefault="00E52EE0" w:rsidP="00885BF5">
      <w:pPr>
        <w:keepLines/>
        <w:numPr>
          <w:ilvl w:val="1"/>
          <w:numId w:val="1"/>
        </w:numPr>
        <w:pBdr>
          <w:top w:val="nil"/>
          <w:left w:val="nil"/>
          <w:bottom w:val="nil"/>
          <w:right w:val="nil"/>
          <w:between w:val="nil"/>
        </w:pBdr>
        <w:spacing w:after="240"/>
        <w:ind w:hanging="720"/>
      </w:pPr>
      <w:r>
        <w:rPr>
          <w:rFonts w:ascii="Arial" w:eastAsia="Arial" w:hAnsi="Arial" w:cs="Arial"/>
          <w:color w:val="000000"/>
          <w:sz w:val="22"/>
          <w:szCs w:val="22"/>
        </w:rPr>
        <w:lastRenderedPageBreak/>
        <w:t xml:space="preserve">To the fullest extent permitted by law, RAC Development shall indemnify and hold harmless </w:t>
      </w:r>
      <w:r w:rsidR="00E567A6">
        <w:rPr>
          <w:rFonts w:ascii="Arial" w:eastAsia="Arial" w:hAnsi="Arial" w:cs="Arial"/>
          <w:sz w:val="22"/>
          <w:szCs w:val="22"/>
        </w:rPr>
        <w:t>Owner</w:t>
      </w:r>
      <w:r>
        <w:rPr>
          <w:rFonts w:ascii="Arial" w:eastAsia="Arial" w:hAnsi="Arial" w:cs="Arial"/>
          <w:color w:val="000000"/>
          <w:sz w:val="22"/>
          <w:szCs w:val="22"/>
        </w:rPr>
        <w:t>,</w:t>
      </w:r>
      <w:r>
        <w:rPr>
          <w:rFonts w:ascii="Arial" w:eastAsia="Arial" w:hAnsi="Arial" w:cs="Arial"/>
          <w:sz w:val="22"/>
          <w:szCs w:val="22"/>
        </w:rPr>
        <w:t xml:space="preserve"> </w:t>
      </w:r>
      <w:r>
        <w:rPr>
          <w:rFonts w:ascii="Arial" w:eastAsia="Arial" w:hAnsi="Arial" w:cs="Arial"/>
          <w:color w:val="000000"/>
          <w:sz w:val="22"/>
          <w:szCs w:val="22"/>
        </w:rPr>
        <w:t>representatives, agents</w:t>
      </w:r>
      <w:r>
        <w:rPr>
          <w:rFonts w:ascii="Arial" w:eastAsia="Arial" w:hAnsi="Arial" w:cs="Arial"/>
          <w:sz w:val="22"/>
          <w:szCs w:val="22"/>
        </w:rPr>
        <w:t>,</w:t>
      </w:r>
      <w:r>
        <w:rPr>
          <w:rFonts w:ascii="Arial" w:eastAsia="Arial" w:hAnsi="Arial" w:cs="Arial"/>
          <w:color w:val="000000"/>
          <w:sz w:val="22"/>
          <w:szCs w:val="22"/>
        </w:rPr>
        <w:t xml:space="preserve"> and employees from all claims, losses, damages</w:t>
      </w:r>
      <w:r>
        <w:rPr>
          <w:rFonts w:ascii="Arial" w:eastAsia="Arial" w:hAnsi="Arial" w:cs="Arial"/>
          <w:sz w:val="22"/>
          <w:szCs w:val="22"/>
        </w:rPr>
        <w:t>,</w:t>
      </w:r>
      <w:r>
        <w:rPr>
          <w:rFonts w:ascii="Arial" w:eastAsia="Arial" w:hAnsi="Arial" w:cs="Arial"/>
          <w:color w:val="000000"/>
          <w:sz w:val="22"/>
          <w:szCs w:val="22"/>
        </w:rPr>
        <w:t xml:space="preserve"> and expenses, including attorney’s fees arising out of or resulting from the performance of the work, </w:t>
      </w:r>
      <w:r w:rsidR="00A14B11">
        <w:rPr>
          <w:rFonts w:ascii="Arial" w:eastAsia="Arial" w:hAnsi="Arial" w:cs="Arial"/>
          <w:color w:val="000000"/>
          <w:sz w:val="22"/>
          <w:szCs w:val="22"/>
        </w:rPr>
        <w:t xml:space="preserve">completed by RAC Development </w:t>
      </w:r>
      <w:r>
        <w:rPr>
          <w:rFonts w:ascii="Arial" w:eastAsia="Arial" w:hAnsi="Arial" w:cs="Arial"/>
          <w:color w:val="000000"/>
          <w:sz w:val="22"/>
          <w:szCs w:val="22"/>
        </w:rPr>
        <w:t xml:space="preserve">provided that such claim, loss, damage or expense is caused in whole or in part by any negligent act or omission of the </w:t>
      </w:r>
      <w:r w:rsidR="0003747A">
        <w:rPr>
          <w:rFonts w:ascii="Arial" w:eastAsia="Arial" w:hAnsi="Arial" w:cs="Arial"/>
          <w:color w:val="000000"/>
          <w:sz w:val="22"/>
          <w:szCs w:val="22"/>
        </w:rPr>
        <w:t>RAC Development</w:t>
      </w:r>
      <w:r>
        <w:rPr>
          <w:rFonts w:ascii="Arial" w:eastAsia="Arial" w:hAnsi="Arial" w:cs="Arial"/>
          <w:color w:val="000000"/>
          <w:sz w:val="22"/>
          <w:szCs w:val="22"/>
        </w:rPr>
        <w:t>, anyone directly employed by them or anyone whose acts they are liable for, and attributes to bodily injury, sickness, disease or death, mold growth, or to injury to or destruction of tangible property including any resulting loss of use, regardless of whether or not it is caused in part by a party indemnified above.</w:t>
      </w:r>
    </w:p>
    <w:p w14:paraId="00000047" w14:textId="77777777" w:rsidR="00800D34" w:rsidRDefault="00800D34">
      <w:pPr>
        <w:pBdr>
          <w:top w:val="nil"/>
          <w:left w:val="nil"/>
          <w:bottom w:val="nil"/>
          <w:right w:val="nil"/>
          <w:between w:val="nil"/>
        </w:pBdr>
        <w:ind w:right="-360"/>
        <w:jc w:val="both"/>
        <w:rPr>
          <w:rFonts w:ascii="Arial" w:eastAsia="Arial" w:hAnsi="Arial" w:cs="Arial"/>
          <w:color w:val="000000"/>
          <w:sz w:val="22"/>
          <w:szCs w:val="22"/>
        </w:rPr>
      </w:pPr>
    </w:p>
    <w:p w14:paraId="00000049" w14:textId="52747CAA" w:rsidR="00800D34" w:rsidRPr="00E97BB4" w:rsidRDefault="00D36466" w:rsidP="00885BF5">
      <w:pPr>
        <w:numPr>
          <w:ilvl w:val="0"/>
          <w:numId w:val="1"/>
        </w:numPr>
        <w:pBdr>
          <w:top w:val="nil"/>
          <w:left w:val="nil"/>
          <w:bottom w:val="nil"/>
          <w:right w:val="nil"/>
          <w:between w:val="nil"/>
        </w:pBdr>
        <w:spacing w:after="240"/>
        <w:ind w:hanging="720"/>
        <w:rPr>
          <w:rFonts w:ascii="Arial" w:eastAsia="Arial" w:hAnsi="Arial" w:cs="Arial"/>
          <w:b/>
          <w:color w:val="000000"/>
        </w:rPr>
      </w:pPr>
      <w:r>
        <w:rPr>
          <w:rFonts w:ascii="Arial" w:eastAsia="Arial" w:hAnsi="Arial" w:cs="Arial"/>
          <w:b/>
          <w:color w:val="000000"/>
        </w:rPr>
        <w:t>Termination of Agreement</w:t>
      </w:r>
    </w:p>
    <w:p w14:paraId="0000004B" w14:textId="1FF18AE2" w:rsidR="00800D34" w:rsidRPr="00960CE0" w:rsidRDefault="00D36466" w:rsidP="00885BF5">
      <w:pPr>
        <w:keepLines/>
        <w:numPr>
          <w:ilvl w:val="1"/>
          <w:numId w:val="1"/>
        </w:numPr>
        <w:pBdr>
          <w:top w:val="nil"/>
          <w:left w:val="nil"/>
          <w:bottom w:val="nil"/>
          <w:right w:val="nil"/>
          <w:between w:val="nil"/>
        </w:pBdr>
        <w:spacing w:after="240"/>
        <w:ind w:hanging="720"/>
        <w:rPr>
          <w:rFonts w:ascii="Arial" w:eastAsia="Arial" w:hAnsi="Arial" w:cs="Arial"/>
          <w:sz w:val="22"/>
          <w:szCs w:val="22"/>
        </w:rPr>
      </w:pPr>
      <w:r>
        <w:rPr>
          <w:rFonts w:ascii="Arial" w:eastAsia="Arial" w:hAnsi="Arial" w:cs="Arial"/>
          <w:color w:val="000000"/>
          <w:sz w:val="22"/>
          <w:szCs w:val="22"/>
        </w:rPr>
        <w:t xml:space="preserve">This agreement can be terminated by either party upon </w:t>
      </w:r>
      <w:r>
        <w:rPr>
          <w:rFonts w:ascii="Arial" w:eastAsia="Arial" w:hAnsi="Arial" w:cs="Arial"/>
          <w:b/>
          <w:color w:val="0000FF"/>
          <w:sz w:val="22"/>
          <w:szCs w:val="22"/>
        </w:rPr>
        <w:t xml:space="preserve">seven (7) days' </w:t>
      </w:r>
      <w:r>
        <w:rPr>
          <w:rFonts w:ascii="Arial" w:eastAsia="Arial" w:hAnsi="Arial" w:cs="Arial"/>
          <w:color w:val="000000"/>
          <w:sz w:val="22"/>
          <w:szCs w:val="22"/>
        </w:rPr>
        <w:t xml:space="preserve">written notice should either party </w:t>
      </w:r>
      <w:r w:rsidR="00960CE0">
        <w:rPr>
          <w:rFonts w:ascii="Arial" w:eastAsia="Arial" w:hAnsi="Arial" w:cs="Arial"/>
          <w:color w:val="000000"/>
          <w:sz w:val="22"/>
          <w:szCs w:val="22"/>
        </w:rPr>
        <w:t>does not perform</w:t>
      </w:r>
      <w:r>
        <w:rPr>
          <w:rFonts w:ascii="Arial" w:eastAsia="Arial" w:hAnsi="Arial" w:cs="Arial"/>
          <w:color w:val="000000"/>
          <w:sz w:val="22"/>
          <w:szCs w:val="22"/>
        </w:rPr>
        <w:t xml:space="preserve"> in accordance with this agreement.</w:t>
      </w:r>
    </w:p>
    <w:p w14:paraId="0000004C" w14:textId="1069B049" w:rsidR="00800D34" w:rsidRDefault="00D36466">
      <w:pPr>
        <w:keepLines/>
        <w:numPr>
          <w:ilvl w:val="1"/>
          <w:numId w:val="1"/>
        </w:numPr>
        <w:pBdr>
          <w:top w:val="nil"/>
          <w:left w:val="nil"/>
          <w:bottom w:val="nil"/>
          <w:right w:val="nil"/>
          <w:between w:val="nil"/>
        </w:pBdr>
        <w:spacing w:after="240"/>
        <w:ind w:hanging="720"/>
      </w:pPr>
      <w:r>
        <w:rPr>
          <w:rFonts w:ascii="Arial" w:eastAsia="Arial" w:hAnsi="Arial" w:cs="Arial"/>
          <w:color w:val="000000"/>
          <w:sz w:val="22"/>
          <w:szCs w:val="22"/>
        </w:rPr>
        <w:t xml:space="preserve">If the contract is terminated through no fault of </w:t>
      </w:r>
      <w:r>
        <w:rPr>
          <w:rFonts w:ascii="Arial" w:eastAsia="Arial" w:hAnsi="Arial" w:cs="Arial"/>
          <w:sz w:val="22"/>
          <w:szCs w:val="22"/>
        </w:rPr>
        <w:t xml:space="preserve">RAC </w:t>
      </w:r>
      <w:proofErr w:type="spellStart"/>
      <w:r>
        <w:rPr>
          <w:rFonts w:ascii="Arial" w:eastAsia="Arial" w:hAnsi="Arial" w:cs="Arial"/>
          <w:sz w:val="22"/>
          <w:szCs w:val="22"/>
        </w:rPr>
        <w:t>Development</w:t>
      </w:r>
      <w:r>
        <w:rPr>
          <w:rFonts w:ascii="Arial" w:eastAsia="Arial" w:hAnsi="Arial" w:cs="Arial"/>
          <w:color w:val="0000FF"/>
          <w:sz w:val="22"/>
          <w:szCs w:val="22"/>
        </w:rPr>
        <w:t>t</w:t>
      </w:r>
      <w:proofErr w:type="spellEnd"/>
      <w:r>
        <w:rPr>
          <w:rFonts w:ascii="Arial" w:eastAsia="Arial" w:hAnsi="Arial" w:cs="Arial"/>
          <w:color w:val="000000"/>
          <w:sz w:val="22"/>
          <w:szCs w:val="22"/>
        </w:rPr>
        <w:t xml:space="preserve">, </w:t>
      </w:r>
      <w:r>
        <w:rPr>
          <w:rFonts w:ascii="Arial" w:eastAsia="Arial" w:hAnsi="Arial" w:cs="Arial"/>
          <w:sz w:val="22"/>
          <w:szCs w:val="22"/>
        </w:rPr>
        <w:t>RAC Development</w:t>
      </w:r>
      <w:r>
        <w:rPr>
          <w:rFonts w:ascii="Arial" w:eastAsia="Arial" w:hAnsi="Arial" w:cs="Arial"/>
          <w:color w:val="000000"/>
          <w:sz w:val="22"/>
          <w:szCs w:val="22"/>
        </w:rPr>
        <w:t xml:space="preserve"> shall be compensated for all work that has been completed </w:t>
      </w:r>
      <w:r w:rsidR="00960CE0">
        <w:rPr>
          <w:rFonts w:ascii="Arial" w:eastAsia="Arial" w:hAnsi="Arial" w:cs="Arial"/>
          <w:color w:val="000000"/>
          <w:sz w:val="22"/>
          <w:szCs w:val="22"/>
        </w:rPr>
        <w:t xml:space="preserve">until such date </w:t>
      </w:r>
      <w:r>
        <w:rPr>
          <w:rFonts w:ascii="Arial" w:eastAsia="Arial" w:hAnsi="Arial" w:cs="Arial"/>
          <w:color w:val="000000"/>
          <w:sz w:val="22"/>
          <w:szCs w:val="22"/>
        </w:rPr>
        <w:t>plus reimbursable expenses.</w:t>
      </w:r>
    </w:p>
    <w:p w14:paraId="0000004E" w14:textId="77777777" w:rsidR="00800D34" w:rsidRDefault="00800D34">
      <w:pPr>
        <w:pBdr>
          <w:top w:val="nil"/>
          <w:left w:val="nil"/>
          <w:bottom w:val="nil"/>
          <w:right w:val="nil"/>
          <w:between w:val="nil"/>
        </w:pBdr>
        <w:ind w:right="-360"/>
        <w:jc w:val="both"/>
        <w:rPr>
          <w:rFonts w:ascii="Arial" w:eastAsia="Arial" w:hAnsi="Arial" w:cs="Arial"/>
          <w:color w:val="000000"/>
          <w:sz w:val="22"/>
          <w:szCs w:val="22"/>
        </w:rPr>
      </w:pPr>
    </w:p>
    <w:p w14:paraId="00000050" w14:textId="601C6523" w:rsidR="00800D34" w:rsidRPr="00E97BB4" w:rsidRDefault="00D36466" w:rsidP="00885BF5">
      <w:pPr>
        <w:numPr>
          <w:ilvl w:val="0"/>
          <w:numId w:val="1"/>
        </w:numPr>
        <w:pBdr>
          <w:top w:val="nil"/>
          <w:left w:val="nil"/>
          <w:bottom w:val="nil"/>
          <w:right w:val="nil"/>
          <w:between w:val="nil"/>
        </w:pBdr>
        <w:spacing w:after="240"/>
        <w:ind w:hanging="720"/>
        <w:rPr>
          <w:rFonts w:ascii="Arial" w:eastAsia="Arial" w:hAnsi="Arial" w:cs="Arial"/>
          <w:b/>
          <w:color w:val="000000"/>
        </w:rPr>
      </w:pPr>
      <w:r>
        <w:rPr>
          <w:rFonts w:ascii="Arial" w:eastAsia="Arial" w:hAnsi="Arial" w:cs="Arial"/>
          <w:b/>
          <w:color w:val="000000"/>
        </w:rPr>
        <w:t>Arbitration of Disputes</w:t>
      </w:r>
    </w:p>
    <w:p w14:paraId="00000051" w14:textId="77777777" w:rsidR="00800D34" w:rsidRDefault="00D36466">
      <w:pPr>
        <w:keepLines/>
        <w:numPr>
          <w:ilvl w:val="1"/>
          <w:numId w:val="1"/>
        </w:numPr>
        <w:pBdr>
          <w:top w:val="nil"/>
          <w:left w:val="nil"/>
          <w:bottom w:val="nil"/>
          <w:right w:val="nil"/>
          <w:between w:val="nil"/>
        </w:pBdr>
        <w:spacing w:after="240"/>
        <w:ind w:hanging="720"/>
      </w:pPr>
      <w:r>
        <w:rPr>
          <w:rFonts w:ascii="Arial" w:eastAsia="Arial" w:hAnsi="Arial" w:cs="Arial"/>
          <w:color w:val="000000"/>
          <w:sz w:val="22"/>
          <w:szCs w:val="22"/>
        </w:rPr>
        <w:t xml:space="preserve">Any </w:t>
      </w:r>
      <w:r>
        <w:rPr>
          <w:rFonts w:ascii="Arial" w:eastAsia="Arial" w:hAnsi="Arial" w:cs="Arial"/>
          <w:color w:val="000000"/>
          <w:sz w:val="22"/>
          <w:szCs w:val="22"/>
        </w:rPr>
        <w:t>controversy or claim arising out of or relating to this contract, or the breach thereof, shall be settled by arbitration administered by the American Arbitration Association under its Construction Industry Arbitration Rules, and judgment on the award rendered by the arbitrator(s) may be entered in any court having jurisdiction thereof.</w:t>
      </w:r>
    </w:p>
    <w:p w14:paraId="00000053" w14:textId="77777777" w:rsidR="00800D34" w:rsidRDefault="00800D34">
      <w:pPr>
        <w:pBdr>
          <w:top w:val="nil"/>
          <w:left w:val="nil"/>
          <w:bottom w:val="nil"/>
          <w:right w:val="nil"/>
          <w:between w:val="nil"/>
        </w:pBdr>
        <w:ind w:right="-360"/>
        <w:jc w:val="both"/>
        <w:rPr>
          <w:rFonts w:ascii="Arial" w:eastAsia="Arial" w:hAnsi="Arial" w:cs="Arial"/>
          <w:color w:val="000000"/>
          <w:sz w:val="22"/>
          <w:szCs w:val="22"/>
        </w:rPr>
      </w:pPr>
    </w:p>
    <w:p w14:paraId="00000055" w14:textId="1C802246" w:rsidR="00800D34" w:rsidRPr="001228B3" w:rsidRDefault="00D36466" w:rsidP="00885BF5">
      <w:pPr>
        <w:numPr>
          <w:ilvl w:val="0"/>
          <w:numId w:val="1"/>
        </w:numPr>
        <w:pBdr>
          <w:top w:val="nil"/>
          <w:left w:val="nil"/>
          <w:bottom w:val="nil"/>
          <w:right w:val="nil"/>
          <w:between w:val="nil"/>
        </w:pBdr>
        <w:spacing w:after="240"/>
        <w:ind w:hanging="720"/>
        <w:rPr>
          <w:rFonts w:ascii="Arial" w:eastAsia="Arial" w:hAnsi="Arial" w:cs="Arial"/>
          <w:b/>
          <w:color w:val="000000"/>
        </w:rPr>
      </w:pPr>
      <w:r>
        <w:rPr>
          <w:rFonts w:ascii="Arial" w:eastAsia="Arial" w:hAnsi="Arial" w:cs="Arial"/>
          <w:b/>
          <w:color w:val="000000"/>
        </w:rPr>
        <w:t>Acceptance</w:t>
      </w:r>
    </w:p>
    <w:p w14:paraId="00000056" w14:textId="77777777" w:rsidR="00800D34" w:rsidRDefault="00D36466">
      <w:pPr>
        <w:pBdr>
          <w:top w:val="nil"/>
          <w:left w:val="nil"/>
          <w:bottom w:val="nil"/>
          <w:right w:val="nil"/>
          <w:between w:val="nil"/>
        </w:pBdr>
        <w:rPr>
          <w:rFonts w:ascii="Arial" w:eastAsia="Arial" w:hAnsi="Arial" w:cs="Arial"/>
          <w:color w:val="000000"/>
          <w:sz w:val="22"/>
          <w:szCs w:val="22"/>
        </w:rPr>
      </w:pPr>
      <w:r>
        <w:rPr>
          <w:rFonts w:ascii="Arial" w:eastAsia="Arial" w:hAnsi="Arial" w:cs="Arial"/>
          <w:b/>
          <w:color w:val="000000"/>
          <w:sz w:val="22"/>
          <w:szCs w:val="22"/>
        </w:rPr>
        <w:t>Witness</w:t>
      </w:r>
      <w:r>
        <w:rPr>
          <w:rFonts w:ascii="Arial" w:eastAsia="Arial" w:hAnsi="Arial" w:cs="Arial"/>
          <w:color w:val="000000"/>
          <w:sz w:val="22"/>
          <w:szCs w:val="22"/>
        </w:rPr>
        <w:t xml:space="preserve"> our hand and seal on this</w:t>
      </w:r>
      <w:r>
        <w:rPr>
          <w:rFonts w:ascii="Arial" w:eastAsia="Arial" w:hAnsi="Arial" w:cs="Arial"/>
          <w:sz w:val="22"/>
          <w:szCs w:val="22"/>
        </w:rPr>
        <w:t xml:space="preserve"> thirteenth </w:t>
      </w:r>
      <w:r>
        <w:rPr>
          <w:rFonts w:ascii="Arial" w:eastAsia="Arial" w:hAnsi="Arial" w:cs="Arial"/>
          <w:color w:val="000000"/>
          <w:sz w:val="22"/>
          <w:szCs w:val="22"/>
        </w:rPr>
        <w:t>day of</w:t>
      </w:r>
      <w:r>
        <w:rPr>
          <w:rFonts w:ascii="Arial" w:eastAsia="Arial" w:hAnsi="Arial" w:cs="Arial"/>
          <w:sz w:val="22"/>
          <w:szCs w:val="22"/>
        </w:rPr>
        <w:t xml:space="preserve"> January</w:t>
      </w:r>
      <w:r>
        <w:rPr>
          <w:rFonts w:ascii="Arial" w:eastAsia="Arial" w:hAnsi="Arial" w:cs="Arial"/>
          <w:color w:val="000000"/>
          <w:sz w:val="22"/>
          <w:szCs w:val="22"/>
        </w:rPr>
        <w:t xml:space="preserve"> 20</w:t>
      </w:r>
      <w:r>
        <w:rPr>
          <w:rFonts w:ascii="Arial" w:eastAsia="Arial" w:hAnsi="Arial" w:cs="Arial"/>
          <w:sz w:val="22"/>
          <w:szCs w:val="22"/>
          <w:u w:val="single"/>
        </w:rPr>
        <w:t>24</w:t>
      </w:r>
      <w:r>
        <w:rPr>
          <w:rFonts w:ascii="Arial" w:eastAsia="Arial" w:hAnsi="Arial" w:cs="Arial"/>
          <w:color w:val="000000"/>
          <w:sz w:val="22"/>
          <w:szCs w:val="22"/>
        </w:rPr>
        <w:t>.</w:t>
      </w:r>
    </w:p>
    <w:p w14:paraId="00000057" w14:textId="77777777" w:rsidR="00800D34" w:rsidRDefault="00800D34">
      <w:pPr>
        <w:pBdr>
          <w:top w:val="nil"/>
          <w:left w:val="nil"/>
          <w:bottom w:val="nil"/>
          <w:right w:val="nil"/>
          <w:between w:val="nil"/>
        </w:pBdr>
        <w:ind w:right="-360"/>
        <w:jc w:val="both"/>
        <w:rPr>
          <w:rFonts w:ascii="Arial" w:eastAsia="Arial" w:hAnsi="Arial" w:cs="Arial"/>
          <w:color w:val="000000"/>
          <w:sz w:val="22"/>
          <w:szCs w:val="22"/>
        </w:rPr>
      </w:pPr>
    </w:p>
    <w:p w14:paraId="00000058" w14:textId="77777777" w:rsidR="00800D34" w:rsidRDefault="00800D34">
      <w:pPr>
        <w:pBdr>
          <w:top w:val="nil"/>
          <w:left w:val="nil"/>
          <w:bottom w:val="nil"/>
          <w:right w:val="nil"/>
          <w:between w:val="nil"/>
        </w:pBdr>
        <w:ind w:right="-360"/>
        <w:jc w:val="both"/>
        <w:rPr>
          <w:rFonts w:ascii="Arial" w:eastAsia="Arial" w:hAnsi="Arial" w:cs="Arial"/>
          <w:color w:val="000000"/>
          <w:sz w:val="22"/>
          <w:szCs w:val="22"/>
        </w:rPr>
      </w:pPr>
    </w:p>
    <w:p w14:paraId="00000059" w14:textId="77777777" w:rsidR="00800D34" w:rsidRDefault="00800D34">
      <w:pPr>
        <w:pBdr>
          <w:top w:val="nil"/>
          <w:left w:val="nil"/>
          <w:bottom w:val="nil"/>
          <w:right w:val="nil"/>
          <w:between w:val="nil"/>
        </w:pBdr>
        <w:ind w:right="-360"/>
        <w:jc w:val="both"/>
        <w:rPr>
          <w:rFonts w:ascii="Arial" w:eastAsia="Arial" w:hAnsi="Arial" w:cs="Arial"/>
          <w:color w:val="000000"/>
          <w:sz w:val="22"/>
          <w:szCs w:val="22"/>
        </w:rPr>
      </w:pPr>
    </w:p>
    <w:p w14:paraId="0000005A" w14:textId="77777777" w:rsidR="00800D34" w:rsidRDefault="00800D34">
      <w:pPr>
        <w:pBdr>
          <w:top w:val="nil"/>
          <w:left w:val="nil"/>
          <w:bottom w:val="nil"/>
          <w:right w:val="nil"/>
          <w:between w:val="nil"/>
        </w:pBdr>
        <w:ind w:right="-360"/>
        <w:jc w:val="both"/>
        <w:rPr>
          <w:rFonts w:ascii="Arial" w:eastAsia="Arial" w:hAnsi="Arial" w:cs="Arial"/>
          <w:color w:val="000000"/>
          <w:sz w:val="22"/>
          <w:szCs w:val="22"/>
        </w:rPr>
      </w:pPr>
    </w:p>
    <w:p w14:paraId="0000005B" w14:textId="77777777" w:rsidR="00800D34" w:rsidRDefault="00D36466">
      <w:pPr>
        <w:pBdr>
          <w:top w:val="nil"/>
          <w:left w:val="nil"/>
          <w:bottom w:val="nil"/>
          <w:right w:val="nil"/>
          <w:between w:val="nil"/>
        </w:pBdr>
        <w:ind w:right="-360"/>
        <w:jc w:val="both"/>
        <w:rPr>
          <w:rFonts w:ascii="Times" w:eastAsia="Times" w:hAnsi="Times" w:cs="Times"/>
        </w:rPr>
      </w:pPr>
      <w:r>
        <w:rPr>
          <w:rFonts w:ascii="Times" w:eastAsia="Times" w:hAnsi="Times" w:cs="Times"/>
        </w:rPr>
        <w:t>_________________________________________</w:t>
      </w:r>
      <w:r>
        <w:rPr>
          <w:rFonts w:ascii="Times" w:eastAsia="Times" w:hAnsi="Times" w:cs="Times"/>
        </w:rPr>
        <w:tab/>
      </w:r>
      <w:r>
        <w:rPr>
          <w:rFonts w:ascii="Times" w:eastAsia="Times" w:hAnsi="Times" w:cs="Times"/>
        </w:rPr>
        <w:tab/>
      </w:r>
      <w:r>
        <w:rPr>
          <w:rFonts w:ascii="Times" w:eastAsia="Times" w:hAnsi="Times" w:cs="Times"/>
        </w:rPr>
        <w:t>_________________________________</w:t>
      </w:r>
    </w:p>
    <w:p w14:paraId="0000005C" w14:textId="77777777" w:rsidR="00800D34" w:rsidRDefault="00D36466">
      <w:pPr>
        <w:pBdr>
          <w:top w:val="nil"/>
          <w:left w:val="nil"/>
          <w:bottom w:val="nil"/>
          <w:right w:val="nil"/>
          <w:between w:val="nil"/>
        </w:pBdr>
        <w:rPr>
          <w:rFonts w:ascii="Arial" w:eastAsia="Arial" w:hAnsi="Arial" w:cs="Arial"/>
          <w:color w:val="0000FF"/>
          <w:sz w:val="22"/>
          <w:szCs w:val="22"/>
        </w:rPr>
      </w:pPr>
      <w:r>
        <w:rPr>
          <w:rFonts w:ascii="Arial" w:eastAsia="Arial" w:hAnsi="Arial" w:cs="Arial"/>
          <w:color w:val="0000FF"/>
          <w:sz w:val="22"/>
          <w:szCs w:val="22"/>
        </w:rPr>
        <w:t>RAC Development</w:t>
      </w:r>
      <w:r>
        <w:rPr>
          <w:rFonts w:ascii="Arial" w:eastAsia="Arial" w:hAnsi="Arial" w:cs="Arial"/>
          <w:color w:val="0000FF"/>
          <w:sz w:val="22"/>
          <w:szCs w:val="22"/>
        </w:rPr>
        <w:tab/>
      </w:r>
      <w:r>
        <w:rPr>
          <w:rFonts w:ascii="Arial" w:eastAsia="Arial" w:hAnsi="Arial" w:cs="Arial"/>
          <w:color w:val="0000FF"/>
          <w:sz w:val="22"/>
          <w:szCs w:val="22"/>
        </w:rPr>
        <w:tab/>
      </w:r>
      <w:r>
        <w:rPr>
          <w:rFonts w:ascii="Arial" w:eastAsia="Arial" w:hAnsi="Arial" w:cs="Arial"/>
          <w:color w:val="0000FF"/>
          <w:sz w:val="22"/>
          <w:szCs w:val="22"/>
        </w:rPr>
        <w:tab/>
      </w:r>
      <w:r>
        <w:rPr>
          <w:rFonts w:ascii="Arial" w:eastAsia="Arial" w:hAnsi="Arial" w:cs="Arial"/>
          <w:color w:val="0000FF"/>
          <w:sz w:val="22"/>
          <w:szCs w:val="22"/>
        </w:rPr>
        <w:tab/>
        <w:t>Date</w:t>
      </w:r>
    </w:p>
    <w:p w14:paraId="0000005D" w14:textId="77777777" w:rsidR="00800D34" w:rsidRDefault="00800D34">
      <w:pPr>
        <w:pBdr>
          <w:top w:val="nil"/>
          <w:left w:val="nil"/>
          <w:bottom w:val="nil"/>
          <w:right w:val="nil"/>
          <w:between w:val="nil"/>
        </w:pBdr>
        <w:ind w:right="-360"/>
        <w:jc w:val="both"/>
        <w:rPr>
          <w:rFonts w:ascii="Arial" w:eastAsia="Arial" w:hAnsi="Arial" w:cs="Arial"/>
          <w:color w:val="0000FF"/>
          <w:sz w:val="22"/>
          <w:szCs w:val="22"/>
        </w:rPr>
      </w:pPr>
    </w:p>
    <w:p w14:paraId="0000005E" w14:textId="77777777" w:rsidR="00800D34" w:rsidRDefault="00800D34">
      <w:pPr>
        <w:pBdr>
          <w:top w:val="nil"/>
          <w:left w:val="nil"/>
          <w:bottom w:val="nil"/>
          <w:right w:val="nil"/>
          <w:between w:val="nil"/>
        </w:pBdr>
        <w:ind w:right="-360"/>
        <w:jc w:val="both"/>
        <w:rPr>
          <w:rFonts w:ascii="Arial" w:eastAsia="Arial" w:hAnsi="Arial" w:cs="Arial"/>
          <w:color w:val="0000FF"/>
          <w:sz w:val="22"/>
          <w:szCs w:val="22"/>
        </w:rPr>
      </w:pPr>
    </w:p>
    <w:p w14:paraId="0000005F" w14:textId="77777777" w:rsidR="00800D34" w:rsidRDefault="00800D34">
      <w:pPr>
        <w:pBdr>
          <w:top w:val="nil"/>
          <w:left w:val="nil"/>
          <w:bottom w:val="nil"/>
          <w:right w:val="nil"/>
          <w:between w:val="nil"/>
        </w:pBdr>
        <w:ind w:right="-360"/>
        <w:jc w:val="both"/>
        <w:rPr>
          <w:rFonts w:ascii="Arial" w:eastAsia="Arial" w:hAnsi="Arial" w:cs="Arial"/>
          <w:color w:val="0000FF"/>
          <w:sz w:val="22"/>
          <w:szCs w:val="22"/>
        </w:rPr>
      </w:pPr>
    </w:p>
    <w:p w14:paraId="00000060" w14:textId="77777777" w:rsidR="00800D34" w:rsidRDefault="00D36466">
      <w:pPr>
        <w:pBdr>
          <w:top w:val="nil"/>
          <w:left w:val="nil"/>
          <w:bottom w:val="nil"/>
          <w:right w:val="nil"/>
          <w:between w:val="nil"/>
        </w:pBdr>
        <w:ind w:right="-360"/>
        <w:jc w:val="both"/>
        <w:rPr>
          <w:rFonts w:ascii="Times" w:eastAsia="Times" w:hAnsi="Times" w:cs="Times"/>
        </w:rPr>
      </w:pPr>
      <w:r>
        <w:rPr>
          <w:rFonts w:ascii="Times" w:eastAsia="Times" w:hAnsi="Times" w:cs="Times"/>
        </w:rPr>
        <w:t>_________________________________________</w:t>
      </w:r>
      <w:r>
        <w:rPr>
          <w:rFonts w:ascii="Times" w:eastAsia="Times" w:hAnsi="Times" w:cs="Times"/>
        </w:rPr>
        <w:tab/>
      </w:r>
      <w:r>
        <w:rPr>
          <w:rFonts w:ascii="Times" w:eastAsia="Times" w:hAnsi="Times" w:cs="Times"/>
        </w:rPr>
        <w:tab/>
        <w:t>_________________________________</w:t>
      </w:r>
    </w:p>
    <w:p w14:paraId="00000061" w14:textId="77777777" w:rsidR="00800D34" w:rsidRDefault="00D36466">
      <w:pPr>
        <w:pBdr>
          <w:top w:val="nil"/>
          <w:left w:val="nil"/>
          <w:bottom w:val="nil"/>
          <w:right w:val="nil"/>
          <w:between w:val="nil"/>
        </w:pBdr>
        <w:rPr>
          <w:rFonts w:ascii="Arial" w:eastAsia="Arial" w:hAnsi="Arial" w:cs="Arial"/>
          <w:color w:val="0000FF"/>
          <w:sz w:val="22"/>
          <w:szCs w:val="22"/>
        </w:rPr>
      </w:pPr>
      <w:r>
        <w:rPr>
          <w:rFonts w:ascii="Arial" w:eastAsia="Arial" w:hAnsi="Arial" w:cs="Arial"/>
          <w:color w:val="0000FF"/>
          <w:sz w:val="22"/>
          <w:szCs w:val="22"/>
        </w:rPr>
        <w:t>Owner’s Name</w:t>
      </w:r>
      <w:r>
        <w:rPr>
          <w:rFonts w:ascii="Arial" w:eastAsia="Arial" w:hAnsi="Arial" w:cs="Arial"/>
          <w:color w:val="0000FF"/>
          <w:sz w:val="22"/>
          <w:szCs w:val="22"/>
        </w:rPr>
        <w:tab/>
        <w:t xml:space="preserve"> </w:t>
      </w:r>
      <w:r>
        <w:rPr>
          <w:rFonts w:ascii="Arial" w:eastAsia="Arial" w:hAnsi="Arial" w:cs="Arial"/>
          <w:color w:val="0000FF"/>
          <w:sz w:val="22"/>
          <w:szCs w:val="22"/>
        </w:rPr>
        <w:tab/>
      </w:r>
      <w:r>
        <w:rPr>
          <w:rFonts w:ascii="Arial" w:eastAsia="Arial" w:hAnsi="Arial" w:cs="Arial"/>
          <w:color w:val="0000FF"/>
          <w:sz w:val="22"/>
          <w:szCs w:val="22"/>
        </w:rPr>
        <w:tab/>
      </w:r>
      <w:r>
        <w:rPr>
          <w:rFonts w:ascii="Arial" w:eastAsia="Arial" w:hAnsi="Arial" w:cs="Arial"/>
          <w:color w:val="0000FF"/>
          <w:sz w:val="22"/>
          <w:szCs w:val="22"/>
        </w:rPr>
        <w:tab/>
      </w:r>
      <w:r>
        <w:rPr>
          <w:rFonts w:ascii="Arial" w:eastAsia="Arial" w:hAnsi="Arial" w:cs="Arial"/>
          <w:color w:val="0000FF"/>
          <w:sz w:val="22"/>
          <w:szCs w:val="22"/>
        </w:rPr>
        <w:tab/>
      </w:r>
      <w:r>
        <w:rPr>
          <w:rFonts w:ascii="Arial" w:eastAsia="Arial" w:hAnsi="Arial" w:cs="Arial"/>
          <w:color w:val="0000FF"/>
          <w:sz w:val="22"/>
          <w:szCs w:val="22"/>
        </w:rPr>
        <w:tab/>
        <w:t>Date</w:t>
      </w:r>
    </w:p>
    <w:sectPr w:rsidR="00800D34">
      <w:headerReference w:type="default" r:id="rId7"/>
      <w:footerReference w:type="default" r:id="rId8"/>
      <w:pgSz w:w="12240" w:h="15840"/>
      <w:pgMar w:top="2448"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49EBD" w14:textId="77777777" w:rsidR="00511B47" w:rsidRDefault="00511B47">
      <w:r>
        <w:separator/>
      </w:r>
    </w:p>
  </w:endnote>
  <w:endnote w:type="continuationSeparator" w:id="0">
    <w:p w14:paraId="06BC115D" w14:textId="77777777" w:rsidR="00511B47" w:rsidRDefault="00511B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Times">
    <w:altName w:val="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5" w14:textId="77777777" w:rsidR="00800D34" w:rsidRDefault="00D36466">
    <w:pPr>
      <w:pBdr>
        <w:top w:val="nil"/>
        <w:left w:val="nil"/>
        <w:bottom w:val="nil"/>
        <w:right w:val="nil"/>
        <w:between w:val="nil"/>
      </w:pBdr>
      <w:jc w:val="right"/>
      <w:rPr>
        <w:rFonts w:ascii="Arial" w:eastAsia="Arial" w:hAnsi="Arial" w:cs="Arial"/>
        <w:color w:val="000000"/>
        <w:sz w:val="20"/>
        <w:szCs w:val="20"/>
      </w:rPr>
    </w:pPr>
    <w:r>
      <w:rPr>
        <w:rFonts w:ascii="Arial" w:eastAsia="Arial" w:hAnsi="Arial" w:cs="Arial"/>
        <w:b/>
        <w:color w:val="000000"/>
        <w:sz w:val="20"/>
        <w:szCs w:val="20"/>
      </w:rPr>
      <w:t>Initialed by:</w:t>
    </w:r>
    <w:r>
      <w:rPr>
        <w:rFonts w:ascii="Arial" w:eastAsia="Arial" w:hAnsi="Arial" w:cs="Arial"/>
        <w:color w:val="000000"/>
        <w:sz w:val="20"/>
        <w:szCs w:val="20"/>
      </w:rPr>
      <w:t xml:space="preserve"> Owner ____ Designer ____</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4B834" w14:textId="77777777" w:rsidR="00511B47" w:rsidRDefault="00511B47">
      <w:r>
        <w:separator/>
      </w:r>
    </w:p>
  </w:footnote>
  <w:footnote w:type="continuationSeparator" w:id="0">
    <w:p w14:paraId="5554651A" w14:textId="77777777" w:rsidR="00511B47" w:rsidRDefault="00511B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2" w14:textId="77777777" w:rsidR="00800D34" w:rsidRDefault="00D36466">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Design Services Contract</w:t>
    </w:r>
  </w:p>
  <w:p w14:paraId="00000063" w14:textId="77777777" w:rsidR="00800D34" w:rsidRDefault="00D36466">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Project Name</w:t>
    </w:r>
  </w:p>
  <w:p w14:paraId="00000064" w14:textId="098B70FE" w:rsidR="00800D34" w:rsidRDefault="00D36466">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 xml:space="preserve">Page </w:t>
    </w:r>
    <w:r>
      <w:rPr>
        <w:rFonts w:ascii="Arial" w:eastAsia="Arial" w:hAnsi="Arial" w:cs="Arial"/>
        <w:color w:val="000000"/>
        <w:sz w:val="20"/>
        <w:szCs w:val="20"/>
      </w:rPr>
      <w:fldChar w:fldCharType="begin"/>
    </w:r>
    <w:r>
      <w:rPr>
        <w:rFonts w:ascii="Arial" w:eastAsia="Arial" w:hAnsi="Arial" w:cs="Arial"/>
        <w:color w:val="000000"/>
        <w:sz w:val="20"/>
        <w:szCs w:val="20"/>
      </w:rPr>
      <w:instrText>PAGE</w:instrText>
    </w:r>
    <w:r>
      <w:rPr>
        <w:rFonts w:ascii="Arial" w:eastAsia="Arial" w:hAnsi="Arial" w:cs="Arial"/>
        <w:color w:val="000000"/>
        <w:sz w:val="20"/>
        <w:szCs w:val="20"/>
      </w:rPr>
      <w:fldChar w:fldCharType="separate"/>
    </w:r>
    <w:r w:rsidR="00FD69AC">
      <w:rPr>
        <w:rFonts w:ascii="Arial" w:eastAsia="Arial" w:hAnsi="Arial" w:cs="Arial"/>
        <w:noProof/>
        <w:color w:val="000000"/>
        <w:sz w:val="20"/>
        <w:szCs w:val="20"/>
      </w:rPr>
      <w:t>1</w:t>
    </w:r>
    <w:r>
      <w:rPr>
        <w:rFonts w:ascii="Arial" w:eastAsia="Arial" w:hAnsi="Arial" w:cs="Arial"/>
        <w:color w:val="000000"/>
        <w:sz w:val="20"/>
        <w:szCs w:val="20"/>
      </w:rPr>
      <w:fldChar w:fldCharType="end"/>
    </w:r>
    <w:r>
      <w:rPr>
        <w:rFonts w:ascii="Arial" w:eastAsia="Arial" w:hAnsi="Arial" w:cs="Arial"/>
        <w:color w:val="000000"/>
        <w:sz w:val="20"/>
        <w:szCs w:val="20"/>
      </w:rPr>
      <w:t xml:space="preserve"> of </w:t>
    </w:r>
    <w:r>
      <w:rPr>
        <w:rFonts w:ascii="Arial" w:eastAsia="Arial" w:hAnsi="Arial" w:cs="Arial"/>
        <w:color w:val="000000"/>
        <w:sz w:val="20"/>
        <w:szCs w:val="20"/>
      </w:rPr>
      <w:fldChar w:fldCharType="begin"/>
    </w:r>
    <w:r>
      <w:rPr>
        <w:rFonts w:ascii="Arial" w:eastAsia="Arial" w:hAnsi="Arial" w:cs="Arial"/>
        <w:color w:val="000000"/>
        <w:sz w:val="20"/>
        <w:szCs w:val="20"/>
      </w:rPr>
      <w:instrText>NUMPAGES</w:instrText>
    </w:r>
    <w:r>
      <w:rPr>
        <w:rFonts w:ascii="Arial" w:eastAsia="Arial" w:hAnsi="Arial" w:cs="Arial"/>
        <w:color w:val="000000"/>
        <w:sz w:val="20"/>
        <w:szCs w:val="20"/>
      </w:rPr>
      <w:fldChar w:fldCharType="separate"/>
    </w:r>
    <w:r w:rsidR="00FD69AC">
      <w:rPr>
        <w:rFonts w:ascii="Arial" w:eastAsia="Arial" w:hAnsi="Arial" w:cs="Arial"/>
        <w:noProof/>
        <w:color w:val="000000"/>
        <w:sz w:val="20"/>
        <w:szCs w:val="20"/>
      </w:rPr>
      <w:t>2</w:t>
    </w:r>
    <w:r>
      <w:rPr>
        <w:rFonts w:ascii="Arial" w:eastAsia="Arial" w:hAnsi="Arial" w:cs="Arial"/>
        <w:color w:val="000000"/>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C6266C"/>
    <w:multiLevelType w:val="multilevel"/>
    <w:tmpl w:val="8DEC43BE"/>
    <w:lvl w:ilvl="0">
      <w:start w:val="1"/>
      <w:numFmt w:val="decimal"/>
      <w:lvlText w:val="Article %1."/>
      <w:lvlJc w:val="left"/>
      <w:pPr>
        <w:ind w:left="720" w:firstLine="720"/>
      </w:pPr>
      <w:rPr>
        <w:rFonts w:ascii="Arial" w:eastAsia="Arial" w:hAnsi="Arial" w:cs="Arial"/>
        <w:b/>
        <w:i w:val="0"/>
        <w:smallCaps w:val="0"/>
        <w:strike w:val="0"/>
        <w:color w:val="000000"/>
        <w:sz w:val="24"/>
        <w:szCs w:val="24"/>
        <w:u w:val="none"/>
        <w:shd w:val="clear" w:color="auto" w:fill="auto"/>
        <w:vertAlign w:val="baseline"/>
      </w:rPr>
    </w:lvl>
    <w:lvl w:ilvl="1">
      <w:start w:val="1"/>
      <w:numFmt w:val="decimal"/>
      <w:lvlText w:val="%1.%2."/>
      <w:lvlJc w:val="left"/>
      <w:pPr>
        <w:ind w:left="720" w:firstLine="0"/>
      </w:pPr>
      <w:rPr>
        <w:rFonts w:ascii="Arial" w:eastAsia="Arial" w:hAnsi="Arial" w:cs="Arial"/>
        <w:b/>
        <w:i w:val="0"/>
        <w:smallCaps w:val="0"/>
        <w:strike w:val="0"/>
        <w:color w:val="000000"/>
        <w:sz w:val="20"/>
        <w:szCs w:val="20"/>
        <w:u w:val="none"/>
        <w:shd w:val="clear" w:color="auto" w:fill="auto"/>
        <w:vertAlign w:val="baseline"/>
      </w:rPr>
    </w:lvl>
    <w:lvl w:ilvl="2">
      <w:start w:val="1"/>
      <w:numFmt w:val="decimal"/>
      <w:lvlText w:val="%1.%2.%3."/>
      <w:lvlJc w:val="left"/>
      <w:pPr>
        <w:ind w:left="1440" w:hanging="1440"/>
      </w:pPr>
      <w:rPr>
        <w:rFonts w:ascii="Arial" w:eastAsia="Arial" w:hAnsi="Arial" w:cs="Arial"/>
        <w:b/>
        <w:i w:val="0"/>
        <w:smallCaps w:val="0"/>
        <w:strike w:val="0"/>
        <w:color w:val="000000"/>
        <w:sz w:val="22"/>
        <w:szCs w:val="22"/>
        <w:u w:val="none"/>
        <w:shd w:val="clear" w:color="auto" w:fill="auto"/>
        <w:vertAlign w:val="baseline"/>
      </w:rPr>
    </w:lvl>
    <w:lvl w:ilvl="3">
      <w:start w:val="1"/>
      <w:numFmt w:val="decimal"/>
      <w:lvlText w:val="%1.%2.%3.%4."/>
      <w:lvlJc w:val="left"/>
      <w:pPr>
        <w:ind w:left="1728" w:firstLine="432"/>
      </w:pPr>
      <w:rPr>
        <w:rFonts w:ascii="Arial" w:eastAsia="Arial" w:hAnsi="Arial" w:cs="Arial"/>
        <w:b w:val="0"/>
        <w:i w:val="0"/>
        <w:smallCaps w:val="0"/>
        <w:strike w:val="0"/>
        <w:color w:val="000000"/>
        <w:sz w:val="22"/>
        <w:szCs w:val="22"/>
        <w:u w:val="none"/>
        <w:shd w:val="clear" w:color="auto" w:fill="auto"/>
        <w:vertAlign w:val="baseline"/>
      </w:rPr>
    </w:lvl>
    <w:lvl w:ilvl="4">
      <w:start w:val="1"/>
      <w:numFmt w:val="decimal"/>
      <w:lvlText w:val="%1.%2.%3.%4.%5."/>
      <w:lvlJc w:val="left"/>
      <w:pPr>
        <w:ind w:left="2232" w:firstLine="288"/>
      </w:pPr>
      <w:rPr>
        <w:rFonts w:ascii="Arial" w:eastAsia="Arial" w:hAnsi="Arial" w:cs="Arial"/>
        <w:b w:val="0"/>
        <w:i w:val="0"/>
        <w:smallCaps w:val="0"/>
        <w:strike w:val="0"/>
        <w:color w:val="000000"/>
        <w:sz w:val="22"/>
        <w:szCs w:val="22"/>
        <w:u w:val="none"/>
        <w:shd w:val="clear" w:color="auto" w:fill="auto"/>
        <w:vertAlign w:val="baseline"/>
      </w:rPr>
    </w:lvl>
    <w:lvl w:ilvl="5">
      <w:start w:val="1"/>
      <w:numFmt w:val="decimal"/>
      <w:lvlText w:val="%1.%2.%3.%4.%5.%6."/>
      <w:lvlJc w:val="left"/>
      <w:pPr>
        <w:ind w:left="2736" w:firstLine="504"/>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1.%2.%3.%4.%5.%6.%7."/>
      <w:lvlJc w:val="left"/>
      <w:pPr>
        <w:ind w:left="3240" w:firstLine="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decimal"/>
      <w:lvlText w:val="%1.%2.%3.%4.%5.%6.%7.%8."/>
      <w:lvlJc w:val="left"/>
      <w:pPr>
        <w:ind w:left="3744" w:firstLine="576"/>
      </w:pPr>
      <w:rPr>
        <w:rFonts w:ascii="Arial" w:eastAsia="Arial" w:hAnsi="Arial" w:cs="Arial"/>
        <w:b w:val="0"/>
        <w:i w:val="0"/>
        <w:smallCaps w:val="0"/>
        <w:strike w:val="0"/>
        <w:color w:val="000000"/>
        <w:sz w:val="22"/>
        <w:szCs w:val="22"/>
        <w:u w:val="none"/>
        <w:shd w:val="clear" w:color="auto" w:fill="auto"/>
        <w:vertAlign w:val="baseline"/>
      </w:rPr>
    </w:lvl>
    <w:lvl w:ilvl="8">
      <w:start w:val="1"/>
      <w:numFmt w:val="decimal"/>
      <w:lvlText w:val="%1.%2.%3.%4.%5.%6.%7.%8.%9."/>
      <w:lvlJc w:val="left"/>
      <w:pPr>
        <w:ind w:left="4320" w:firstLine="72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75474514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raig Engel">
    <w15:presenceInfo w15:providerId="Windows Live" w15:userId="e1301d6731c14ed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0D34"/>
    <w:rsid w:val="0003747A"/>
    <w:rsid w:val="0004249F"/>
    <w:rsid w:val="00077EF7"/>
    <w:rsid w:val="000835CE"/>
    <w:rsid w:val="00084102"/>
    <w:rsid w:val="001228B3"/>
    <w:rsid w:val="00191E34"/>
    <w:rsid w:val="001E7EA5"/>
    <w:rsid w:val="00277676"/>
    <w:rsid w:val="002909B5"/>
    <w:rsid w:val="00293B45"/>
    <w:rsid w:val="002B46E3"/>
    <w:rsid w:val="002E7F0E"/>
    <w:rsid w:val="0032446B"/>
    <w:rsid w:val="003616AF"/>
    <w:rsid w:val="00366E2D"/>
    <w:rsid w:val="00387AAC"/>
    <w:rsid w:val="003E4C92"/>
    <w:rsid w:val="003F58E5"/>
    <w:rsid w:val="00411CAF"/>
    <w:rsid w:val="00426050"/>
    <w:rsid w:val="004539ED"/>
    <w:rsid w:val="00464F9A"/>
    <w:rsid w:val="00495BA0"/>
    <w:rsid w:val="0050240D"/>
    <w:rsid w:val="00511B47"/>
    <w:rsid w:val="00563AB7"/>
    <w:rsid w:val="00567BCC"/>
    <w:rsid w:val="005C3C01"/>
    <w:rsid w:val="00651F21"/>
    <w:rsid w:val="00690843"/>
    <w:rsid w:val="006D5C38"/>
    <w:rsid w:val="007229DF"/>
    <w:rsid w:val="00726176"/>
    <w:rsid w:val="00734037"/>
    <w:rsid w:val="00740106"/>
    <w:rsid w:val="00763AAF"/>
    <w:rsid w:val="00800D34"/>
    <w:rsid w:val="00803798"/>
    <w:rsid w:val="00815873"/>
    <w:rsid w:val="008231C8"/>
    <w:rsid w:val="008575E7"/>
    <w:rsid w:val="00884611"/>
    <w:rsid w:val="00885BF5"/>
    <w:rsid w:val="008E677F"/>
    <w:rsid w:val="008F504E"/>
    <w:rsid w:val="00901C91"/>
    <w:rsid w:val="009460E3"/>
    <w:rsid w:val="00960CE0"/>
    <w:rsid w:val="009860D9"/>
    <w:rsid w:val="009C3642"/>
    <w:rsid w:val="009F0B41"/>
    <w:rsid w:val="00A14B11"/>
    <w:rsid w:val="00A368CD"/>
    <w:rsid w:val="00A8424D"/>
    <w:rsid w:val="00AB681A"/>
    <w:rsid w:val="00B11255"/>
    <w:rsid w:val="00B3339D"/>
    <w:rsid w:val="00B4686F"/>
    <w:rsid w:val="00B543AD"/>
    <w:rsid w:val="00B71B5C"/>
    <w:rsid w:val="00B74BC3"/>
    <w:rsid w:val="00BF3279"/>
    <w:rsid w:val="00BF3C49"/>
    <w:rsid w:val="00C34057"/>
    <w:rsid w:val="00CA14DC"/>
    <w:rsid w:val="00CE55E4"/>
    <w:rsid w:val="00D36466"/>
    <w:rsid w:val="00D3788C"/>
    <w:rsid w:val="00DC4C02"/>
    <w:rsid w:val="00E30F30"/>
    <w:rsid w:val="00E35136"/>
    <w:rsid w:val="00E52EE0"/>
    <w:rsid w:val="00E567A6"/>
    <w:rsid w:val="00E97BB4"/>
    <w:rsid w:val="00F04764"/>
    <w:rsid w:val="00F23927"/>
    <w:rsid w:val="00F309F9"/>
    <w:rsid w:val="00FC5D7C"/>
    <w:rsid w:val="00FC73F0"/>
    <w:rsid w:val="00FD69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C70AFB"/>
  <w15:docId w15:val="{6B1A6130-2088-564F-9581-5437D3C39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top w:val="nil"/>
        <w:left w:val="nil"/>
        <w:bottom w:val="nil"/>
        <w:right w:val="nil"/>
        <w:between w:val="nil"/>
      </w:pBdr>
      <w:spacing w:before="240" w:after="60"/>
      <w:outlineLvl w:val="0"/>
    </w:pPr>
    <w:rPr>
      <w:rFonts w:ascii="Arial" w:eastAsia="Arial" w:hAnsi="Arial" w:cs="Arial"/>
      <w:b/>
      <w:sz w:val="32"/>
      <w:szCs w:val="32"/>
    </w:rPr>
  </w:style>
  <w:style w:type="paragraph" w:styleId="Heading2">
    <w:name w:val="heading 2"/>
    <w:basedOn w:val="Normal"/>
    <w:next w:val="Normal"/>
    <w:uiPriority w:val="9"/>
    <w:semiHidden/>
    <w:unhideWhenUsed/>
    <w:qFormat/>
    <w:pPr>
      <w:keepNext/>
      <w:pBdr>
        <w:top w:val="nil"/>
        <w:left w:val="nil"/>
        <w:bottom w:val="nil"/>
        <w:right w:val="nil"/>
        <w:between w:val="nil"/>
      </w:pBdr>
      <w:spacing w:before="240" w:after="60"/>
      <w:outlineLvl w:val="1"/>
    </w:pPr>
    <w:rPr>
      <w:rFonts w:ascii="Arial" w:eastAsia="Arial" w:hAnsi="Arial" w:cs="Arial"/>
      <w:b/>
      <w:i/>
      <w:sz w:val="28"/>
      <w:szCs w:val="28"/>
    </w:rPr>
  </w:style>
  <w:style w:type="paragraph" w:styleId="Heading3">
    <w:name w:val="heading 3"/>
    <w:basedOn w:val="Normal"/>
    <w:next w:val="Normal"/>
    <w:uiPriority w:val="9"/>
    <w:semiHidden/>
    <w:unhideWhenUsed/>
    <w:qFormat/>
    <w:pPr>
      <w:keepNext/>
      <w:pBdr>
        <w:top w:val="nil"/>
        <w:left w:val="nil"/>
        <w:bottom w:val="nil"/>
        <w:right w:val="nil"/>
        <w:between w:val="nil"/>
      </w:pBdr>
      <w:spacing w:before="240" w:after="60"/>
      <w:outlineLvl w:val="2"/>
    </w:pPr>
    <w:rPr>
      <w:rFonts w:ascii="Arial" w:eastAsia="Arial" w:hAnsi="Arial" w:cs="Arial"/>
      <w:b/>
      <w:sz w:val="26"/>
      <w:szCs w:val="26"/>
    </w:rPr>
  </w:style>
  <w:style w:type="paragraph" w:styleId="Heading4">
    <w:name w:val="heading 4"/>
    <w:basedOn w:val="Normal"/>
    <w:next w:val="Normal"/>
    <w:uiPriority w:val="9"/>
    <w:semiHidden/>
    <w:unhideWhenUsed/>
    <w:qFormat/>
    <w:pPr>
      <w:keepNext/>
      <w:pBdr>
        <w:top w:val="nil"/>
        <w:left w:val="nil"/>
        <w:bottom w:val="nil"/>
        <w:right w:val="nil"/>
        <w:between w:val="nil"/>
      </w:pBdr>
      <w:spacing w:before="240" w:after="60"/>
      <w:outlineLvl w:val="3"/>
    </w:pPr>
    <w:rPr>
      <w:b/>
      <w:sz w:val="28"/>
      <w:szCs w:val="28"/>
    </w:rPr>
  </w:style>
  <w:style w:type="paragraph" w:styleId="Heading5">
    <w:name w:val="heading 5"/>
    <w:basedOn w:val="Normal"/>
    <w:next w:val="Normal"/>
    <w:uiPriority w:val="9"/>
    <w:semiHidden/>
    <w:unhideWhenUsed/>
    <w:qFormat/>
    <w:pPr>
      <w:pBdr>
        <w:top w:val="nil"/>
        <w:left w:val="nil"/>
        <w:bottom w:val="nil"/>
        <w:right w:val="nil"/>
        <w:between w:val="nil"/>
      </w:pBdr>
      <w:spacing w:before="240" w:after="60"/>
      <w:outlineLvl w:val="4"/>
    </w:pPr>
    <w:rPr>
      <w:b/>
      <w:i/>
      <w:sz w:val="26"/>
      <w:szCs w:val="26"/>
    </w:rPr>
  </w:style>
  <w:style w:type="paragraph" w:styleId="Heading6">
    <w:name w:val="heading 6"/>
    <w:basedOn w:val="Normal"/>
    <w:next w:val="Normal"/>
    <w:uiPriority w:val="9"/>
    <w:semiHidden/>
    <w:unhideWhenUsed/>
    <w:qFormat/>
    <w:pPr>
      <w:pBdr>
        <w:top w:val="nil"/>
        <w:left w:val="nil"/>
        <w:bottom w:val="nil"/>
        <w:right w:val="nil"/>
        <w:between w:val="nil"/>
      </w:pBdr>
      <w:spacing w:before="240" w:after="60"/>
      <w:outlineLvl w:val="5"/>
    </w:pPr>
    <w:rPr>
      <w:b/>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top w:val="nil"/>
        <w:left w:val="nil"/>
        <w:bottom w:val="nil"/>
        <w:right w:val="nil"/>
        <w:between w:val="nil"/>
      </w:pBdr>
      <w:spacing w:before="240" w:after="60"/>
      <w:jc w:val="center"/>
    </w:pPr>
    <w:rPr>
      <w:rFonts w:ascii="Arial" w:eastAsia="Arial" w:hAnsi="Arial" w:cs="Arial"/>
      <w:b/>
      <w:sz w:val="32"/>
      <w:szCs w:val="32"/>
    </w:rPr>
  </w:style>
  <w:style w:type="paragraph" w:styleId="Subtitle">
    <w:name w:val="Subtitle"/>
    <w:basedOn w:val="Normal"/>
    <w:next w:val="Normal"/>
    <w:uiPriority w:val="11"/>
    <w:qFormat/>
    <w:pPr>
      <w:pBdr>
        <w:top w:val="nil"/>
        <w:left w:val="nil"/>
        <w:bottom w:val="nil"/>
        <w:right w:val="nil"/>
        <w:between w:val="nil"/>
      </w:pBdr>
      <w:spacing w:after="60"/>
      <w:jc w:val="center"/>
    </w:pPr>
    <w:rPr>
      <w:rFonts w:ascii="Arial" w:eastAsia="Arial" w:hAnsi="Arial" w:cs="Arial"/>
    </w:rPr>
  </w:style>
  <w:style w:type="paragraph" w:styleId="Revision">
    <w:name w:val="Revision"/>
    <w:hidden/>
    <w:uiPriority w:val="99"/>
    <w:semiHidden/>
    <w:rsid w:val="00C34057"/>
  </w:style>
  <w:style w:type="paragraph" w:styleId="ListParagraph">
    <w:name w:val="List Paragraph"/>
    <w:basedOn w:val="Normal"/>
    <w:uiPriority w:val="34"/>
    <w:qFormat/>
    <w:rsid w:val="00B4686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1213</Words>
  <Characters>7066</Characters>
  <Application>Microsoft Office Word</Application>
  <DocSecurity>0</DocSecurity>
  <Lines>160</Lines>
  <Paragraphs>63</Paragraphs>
  <ScaleCrop>false</ScaleCrop>
  <Company>Lores Law PLLC dba The Miami Tax Lawyer®</Company>
  <LinksUpToDate>false</LinksUpToDate>
  <CharactersWithSpaces>8216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Craig Engel</cp:lastModifiedBy>
  <cp:revision>2</cp:revision>
  <dcterms:created xsi:type="dcterms:W3CDTF">2025-01-29T21:26:00Z</dcterms:created>
  <dcterms:modified xsi:type="dcterms:W3CDTF">2025-01-29T21:26:00Z</dcterms:modified>
</cp:coreProperties>
</file>